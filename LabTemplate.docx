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7808D9" w14:textId="379B2279" w:rsidR="008A1D9E" w:rsidRDefault="008A1D9E"/>
    <w:p w14:paraId="35576AAF" w14:textId="77777777" w:rsidR="008A1D9E" w:rsidRDefault="008A1D9E"/>
    <w:p w14:paraId="449205DD" w14:textId="77777777" w:rsidR="008A1D9E" w:rsidRDefault="008A1D9E"/>
    <w:p w14:paraId="2C0B6C63" w14:textId="77777777" w:rsidR="008A1D9E" w:rsidRDefault="008A1D9E"/>
    <w:p w14:paraId="1789C451" w14:textId="18811404" w:rsidR="001B1F0C" w:rsidRPr="00351A9B" w:rsidRDefault="00BC796F" w:rsidP="003211A9">
      <w:pPr>
        <w:pStyle w:val="Heading2"/>
        <w:numPr>
          <w:ilvl w:val="0"/>
          <w:numId w:val="0"/>
        </w:numPr>
      </w:pPr>
      <w:bookmarkStart w:id="0" w:name="_Toc163639920"/>
      <w:bookmarkStart w:id="1" w:name="_Toc220920211"/>
      <w:r>
        <w:t xml:space="preserve">Lab: </w:t>
      </w:r>
      <w:bookmarkEnd w:id="0"/>
      <w:bookmarkEnd w:id="1"/>
      <w:r w:rsidR="00951E9F">
        <w:t>`labTitle`</w:t>
      </w:r>
    </w:p>
    <w:tbl>
      <w:tblPr>
        <w:tblStyle w:val="TableGrid"/>
        <w:tblW w:w="8931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418"/>
        <w:gridCol w:w="7513"/>
      </w:tblGrid>
      <w:tr w:rsidR="001B1F0C" w14:paraId="79268FFD" w14:textId="77777777" w:rsidTr="00AE479D">
        <w:trPr>
          <w:tblHeader/>
        </w:trPr>
        <w:tc>
          <w:tcPr>
            <w:tcW w:w="1418" w:type="dxa"/>
            <w:shd w:val="clear" w:color="auto" w:fill="4472C4" w:themeFill="accent1"/>
          </w:tcPr>
          <w:p w14:paraId="1B3D04E9" w14:textId="77777777" w:rsidR="001B1F0C" w:rsidRPr="00DC4719" w:rsidRDefault="001B1F0C" w:rsidP="00AE479D">
            <w:pPr>
              <w:pStyle w:val="a"/>
              <w:rPr>
                <w:color w:val="FFFFFF" w:themeColor="background1"/>
              </w:rPr>
            </w:pPr>
            <w:r w:rsidRPr="00DC4719">
              <w:rPr>
                <w:rFonts w:hint="eastAsia"/>
                <w:color w:val="FFFFFF" w:themeColor="background1"/>
              </w:rPr>
              <w:t>I</w:t>
            </w:r>
            <w:r w:rsidRPr="00DC4719">
              <w:rPr>
                <w:color w:val="FFFFFF" w:themeColor="background1"/>
              </w:rPr>
              <w:t>tems</w:t>
            </w:r>
          </w:p>
        </w:tc>
        <w:tc>
          <w:tcPr>
            <w:tcW w:w="7513" w:type="dxa"/>
            <w:shd w:val="clear" w:color="auto" w:fill="4472C4" w:themeFill="accent1"/>
          </w:tcPr>
          <w:p w14:paraId="0EF21BF0" w14:textId="77777777" w:rsidR="001B1F0C" w:rsidRPr="00DC4719" w:rsidRDefault="001B1F0C" w:rsidP="00AE479D">
            <w:pPr>
              <w:pStyle w:val="a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Descriptions</w:t>
            </w:r>
          </w:p>
        </w:tc>
      </w:tr>
      <w:tr w:rsidR="004C666B" w14:paraId="3679D28A" w14:textId="77777777" w:rsidTr="00AE479D">
        <w:tc>
          <w:tcPr>
            <w:tcW w:w="1418" w:type="dxa"/>
            <w:vAlign w:val="center"/>
          </w:tcPr>
          <w:p w14:paraId="5A5427D2" w14:textId="406848E0" w:rsidR="004C666B" w:rsidRDefault="004C666B" w:rsidP="00AE479D">
            <w:pPr>
              <w:pStyle w:val="a"/>
              <w:jc w:val="left"/>
            </w:pPr>
            <w:r>
              <w:t>Lab Case</w:t>
            </w:r>
          </w:p>
        </w:tc>
        <w:tc>
          <w:tcPr>
            <w:tcW w:w="7513" w:type="dxa"/>
            <w:vAlign w:val="center"/>
          </w:tcPr>
          <w:p w14:paraId="69888C43" w14:textId="5FE036ED" w:rsidR="004C666B" w:rsidRPr="00951E9F" w:rsidRDefault="005A7E0A" w:rsidP="00AE479D">
            <w:pPr>
              <w:pStyle w:val="Tabletext"/>
            </w:pPr>
            <w:r w:rsidRPr="00951E9F">
              <w:t>`labCase`</w:t>
            </w:r>
          </w:p>
        </w:tc>
      </w:tr>
      <w:tr w:rsidR="004C666B" w14:paraId="0B126BC0" w14:textId="77777777" w:rsidTr="00AE479D">
        <w:tc>
          <w:tcPr>
            <w:tcW w:w="1418" w:type="dxa"/>
            <w:vAlign w:val="center"/>
          </w:tcPr>
          <w:p w14:paraId="32AE0162" w14:textId="6F4C7974" w:rsidR="004C666B" w:rsidRDefault="004C666B" w:rsidP="00AE479D">
            <w:pPr>
              <w:pStyle w:val="a"/>
              <w:jc w:val="left"/>
            </w:pPr>
            <w:r>
              <w:t>VMs</w:t>
            </w:r>
          </w:p>
        </w:tc>
        <w:tc>
          <w:tcPr>
            <w:tcW w:w="7513" w:type="dxa"/>
            <w:vAlign w:val="center"/>
          </w:tcPr>
          <w:p w14:paraId="5877E82A" w14:textId="45A8DDC0" w:rsidR="004C666B" w:rsidRPr="00951E9F" w:rsidRDefault="005A7E0A" w:rsidP="00AE479D">
            <w:pPr>
              <w:pStyle w:val="Tabletext"/>
            </w:pPr>
            <w:r w:rsidRPr="00951E9F">
              <w:t>`labVMs`</w:t>
            </w:r>
          </w:p>
        </w:tc>
      </w:tr>
      <w:tr w:rsidR="001B1F0C" w14:paraId="3CED2659" w14:textId="77777777" w:rsidTr="00AE479D">
        <w:tc>
          <w:tcPr>
            <w:tcW w:w="1418" w:type="dxa"/>
            <w:vAlign w:val="center"/>
          </w:tcPr>
          <w:p w14:paraId="576ED9E4" w14:textId="77777777" w:rsidR="001B1F0C" w:rsidRPr="00496F75" w:rsidRDefault="001B1F0C" w:rsidP="00AE479D">
            <w:pPr>
              <w:pStyle w:val="a"/>
              <w:jc w:val="left"/>
            </w:pPr>
            <w:r>
              <w:rPr>
                <w:rFonts w:hint="eastAsia"/>
              </w:rPr>
              <w:t>S</w:t>
            </w:r>
            <w:r>
              <w:t>teps</w:t>
            </w:r>
          </w:p>
        </w:tc>
        <w:tc>
          <w:tcPr>
            <w:tcW w:w="7513" w:type="dxa"/>
            <w:vAlign w:val="center"/>
          </w:tcPr>
          <w:p w14:paraId="39BDAEF1" w14:textId="6A6F92AE" w:rsidR="001B1F0C" w:rsidRPr="00190655" w:rsidRDefault="005A7E0A" w:rsidP="005A7E0A">
            <w:pPr>
              <w:pStyle w:val="PictureinTable"/>
              <w:jc w:val="left"/>
            </w:pPr>
            <w:r>
              <w:rPr>
                <w:rFonts w:ascii="Calibri" w:hAnsi="Calibri" w:cs="Calibri"/>
                <w:noProof w:val="0"/>
              </w:rPr>
              <w:t>`labSteps`</w:t>
            </w:r>
          </w:p>
        </w:tc>
      </w:tr>
      <w:tr w:rsidR="001B1F0C" w14:paraId="1AAD6487" w14:textId="77777777" w:rsidTr="00AE479D">
        <w:tc>
          <w:tcPr>
            <w:tcW w:w="1418" w:type="dxa"/>
            <w:vAlign w:val="center"/>
          </w:tcPr>
          <w:p w14:paraId="70E4F327" w14:textId="77777777" w:rsidR="001B1F0C" w:rsidRDefault="001B1F0C" w:rsidP="00AE479D">
            <w:pPr>
              <w:pStyle w:val="a"/>
              <w:jc w:val="left"/>
            </w:pPr>
            <w:r>
              <w:rPr>
                <w:rFonts w:hint="eastAsia"/>
              </w:rPr>
              <w:t>E</w:t>
            </w:r>
            <w:r>
              <w:t>xpected</w:t>
            </w:r>
          </w:p>
          <w:p w14:paraId="1A5122AB" w14:textId="18437469" w:rsidR="001B1F0C" w:rsidRPr="00496F75" w:rsidRDefault="004C666B" w:rsidP="00AE479D">
            <w:pPr>
              <w:pStyle w:val="a"/>
              <w:jc w:val="left"/>
            </w:pPr>
            <w:r>
              <w:t>Results</w:t>
            </w:r>
          </w:p>
        </w:tc>
        <w:tc>
          <w:tcPr>
            <w:tcW w:w="7513" w:type="dxa"/>
            <w:vAlign w:val="center"/>
          </w:tcPr>
          <w:p w14:paraId="35ABCB92" w14:textId="0C2752B0" w:rsidR="001B1F0C" w:rsidRPr="00D72EE0" w:rsidRDefault="005A7E0A" w:rsidP="00AE479D">
            <w:pPr>
              <w:pStyle w:val="a"/>
              <w:jc w:val="left"/>
            </w:pPr>
            <w:r>
              <w:t>`expectedResults`</w:t>
            </w:r>
          </w:p>
        </w:tc>
      </w:tr>
    </w:tbl>
    <w:p w14:paraId="50CBF78A" w14:textId="77777777" w:rsidR="001B1F0C" w:rsidRDefault="001B1F0C" w:rsidP="001B1F0C"/>
    <w:p w14:paraId="1198DF63" w14:textId="77777777" w:rsidR="0027380F" w:rsidRPr="0027380F" w:rsidRDefault="0027380F" w:rsidP="00D17EB5">
      <w:pPr>
        <w:pStyle w:val="1"/>
        <w:widowControl/>
        <w:ind w:leftChars="0" w:left="0" w:rightChars="0" w:right="0"/>
      </w:pPr>
    </w:p>
    <w:sectPr w:rsidR="0027380F" w:rsidRPr="0027380F" w:rsidSect="00526CF0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40" w:right="1440" w:bottom="1440" w:left="1440" w:header="851" w:footer="992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02901B" w14:textId="77777777" w:rsidR="0024305B" w:rsidRDefault="0024305B" w:rsidP="00E63DAF">
      <w:r>
        <w:separator/>
      </w:r>
    </w:p>
  </w:endnote>
  <w:endnote w:type="continuationSeparator" w:id="0">
    <w:p w14:paraId="69133013" w14:textId="77777777" w:rsidR="0024305B" w:rsidRDefault="0024305B" w:rsidP="00E63D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85632288"/>
      <w:docPartObj>
        <w:docPartGallery w:val="Page Numbers (Bottom of Page)"/>
        <w:docPartUnique/>
      </w:docPartObj>
    </w:sdtPr>
    <w:sdtEndPr/>
    <w:sdtContent>
      <w:p w14:paraId="72C98F72" w14:textId="4DACB94C" w:rsidR="008A1D9E" w:rsidRDefault="008A1D9E">
        <w:pPr>
          <w:pStyle w:val="Footer"/>
          <w:jc w:val="center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4384" behindDoc="0" locked="0" layoutInCell="1" allowOverlap="1" wp14:anchorId="1E014BF9" wp14:editId="1E7BBCB2">
                  <wp:simplePos x="0" y="0"/>
                  <wp:positionH relativeFrom="margin">
                    <wp:posOffset>-10795</wp:posOffset>
                  </wp:positionH>
                  <wp:positionV relativeFrom="paragraph">
                    <wp:posOffset>120708</wp:posOffset>
                  </wp:positionV>
                  <wp:extent cx="5732030" cy="0"/>
                  <wp:effectExtent l="0" t="19050" r="21590" b="19050"/>
                  <wp:wrapNone/>
                  <wp:docPr id="7" name="直線接點 7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5732030" cy="0"/>
                          </a:xfrm>
                          <a:prstGeom prst="line">
                            <a:avLst/>
                          </a:prstGeom>
                          <a:ln w="38100" cmpd="thickThin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mc:Choice>
            <mc:Fallback>
              <w:pict>
                <v:line w14:anchorId="7190CDF2" id="直線接點 7" o:spid="_x0000_s1026" style="position:absolute;z-index:25166438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-.85pt,9.5pt" to="450.5pt,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" strokecolor="black [3213]" strokeweight="3pt">
                  <v:stroke linestyle="thickThin" joinstyle="miter"/>
                  <w10:wrap anchorx="margin"/>
                </v:line>
              </w:pict>
            </mc:Fallback>
          </mc:AlternateContent>
        </w:r>
      </w:p>
      <w:p w14:paraId="797E227E" w14:textId="07F1433A" w:rsidR="008A1D9E" w:rsidRDefault="008A1D9E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</w:p>
    </w:sdtContent>
  </w:sdt>
  <w:p w14:paraId="76FE2844" w14:textId="77777777" w:rsidR="008A1D9E" w:rsidRDefault="008A1D9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1BCC3D" w14:textId="77777777" w:rsidR="0024305B" w:rsidRDefault="0024305B" w:rsidP="00E63DAF">
      <w:r>
        <w:separator/>
      </w:r>
    </w:p>
  </w:footnote>
  <w:footnote w:type="continuationSeparator" w:id="0">
    <w:p w14:paraId="70554B9F" w14:textId="77777777" w:rsidR="0024305B" w:rsidRDefault="0024305B" w:rsidP="00E63DA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45CE56" w14:textId="07F770C3" w:rsidR="001B1318" w:rsidRDefault="0024305B">
    <w:pPr>
      <w:pStyle w:val="Header"/>
    </w:pPr>
    <w:ins w:id="2" w:author="Louis Liu" w:date="2024-05-03T17:39:00Z">
      <w:r>
        <w:rPr>
          <w:noProof/>
        </w:rPr>
        <w:pict w14:anchorId="11FCD5D0"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PowerPlusWaterMarkObject503575379" o:spid="_x0000_s1027" type="#_x0000_t136" alt="" style="position:absolute;left:0;text-align:left;margin-left:0;margin-top:0;width:517pt;height:119.3pt;rotation:315;z-index:-251637760;mso-wrap-edited:f;mso-width-percent:0;mso-height-percent:0;mso-position-horizontal:center;mso-position-horizontal-relative:margin;mso-position-vertical:center;mso-position-vertical-relative:margin;mso-width-percent:0;mso-height-percent:0" o:allowincell="f" fillcolor="silver" stroked="f">
            <v:fill opacity=".5"/>
            <v:textpath style="font-family:&quot;Calibri&quot;;font-size:1pt" string="TXOne Networks"/>
            <w10:wrap anchorx="margin" anchory="margin"/>
          </v:shape>
        </w:pict>
      </w:r>
    </w:ins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D76DF4" w14:textId="1EA50F40" w:rsidR="008A1D9E" w:rsidRDefault="0024305B" w:rsidP="0047765A">
    <w:pPr>
      <w:pStyle w:val="Header"/>
      <w:ind w:leftChars="0" w:left="0"/>
    </w:pPr>
    <w:ins w:id="3" w:author="Louis Liu" w:date="2024-05-03T17:39:00Z">
      <w:r>
        <w:rPr>
          <w:noProof/>
        </w:rPr>
        <w:pict w14:anchorId="539A3C26"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PowerPlusWaterMarkObject503575380" o:spid="_x0000_s1026" type="#_x0000_t136" alt="" style="position:absolute;margin-left:0;margin-top:0;width:517pt;height:119.3pt;rotation:315;z-index:-251635712;mso-wrap-edited:f;mso-width-percent:0;mso-height-percent:0;mso-position-horizontal:center;mso-position-horizontal-relative:margin;mso-position-vertical:center;mso-position-vertical-relative:margin;mso-width-percent:0;mso-height-percent:0" o:allowincell="f" fillcolor="silver" stroked="f">
            <v:fill opacity=".5"/>
            <v:textpath style="font-family:&quot;Calibri&quot;;font-size:1pt" string="TXOne Networks"/>
            <w10:wrap anchorx="margin" anchory="margin"/>
          </v:shape>
        </w:pict>
      </w:r>
    </w:ins>
    <w:r w:rsidR="0047765A">
      <w:rPr>
        <w:noProof/>
      </w:rPr>
      <w:drawing>
        <wp:anchor distT="0" distB="0" distL="0" distR="0" simplePos="0" relativeHeight="251661312" behindDoc="1" locked="0" layoutInCell="1" allowOverlap="1" wp14:anchorId="19A205F4" wp14:editId="3DE8DECA">
          <wp:simplePos x="0" y="0"/>
          <wp:positionH relativeFrom="margin">
            <wp:posOffset>4614070</wp:posOffset>
          </wp:positionH>
          <wp:positionV relativeFrom="topMargin">
            <wp:posOffset>488168</wp:posOffset>
          </wp:positionV>
          <wp:extent cx="1059735" cy="343460"/>
          <wp:effectExtent l="0" t="0" r="7620" b="0"/>
          <wp:wrapNone/>
          <wp:docPr id="4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059735" cy="3434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9F469B" w14:textId="38E931CF" w:rsidR="001B1318" w:rsidRDefault="0024305B">
    <w:pPr>
      <w:pStyle w:val="Header"/>
    </w:pPr>
    <w:ins w:id="4" w:author="Louis Liu" w:date="2024-05-03T17:39:00Z">
      <w:r>
        <w:rPr>
          <w:noProof/>
        </w:rPr>
        <w:pict w14:anchorId="6FBCAA40"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PowerPlusWaterMarkObject503575378" o:spid="_x0000_s1025" type="#_x0000_t136" alt="" style="position:absolute;left:0;text-align:left;margin-left:0;margin-top:0;width:517pt;height:119.3pt;rotation:315;z-index:-251639808;mso-wrap-edited:f;mso-width-percent:0;mso-height-percent:0;mso-position-horizontal:center;mso-position-horizontal-relative:margin;mso-position-vertical:center;mso-position-vertical-relative:margin;mso-width-percent:0;mso-height-percent:0" o:allowincell="f" fillcolor="silver" stroked="f">
            <v:fill opacity=".5"/>
            <v:textpath style="font-family:&quot;Calibri&quot;;font-size:1pt" string="TXOne Networks"/>
            <w10:wrap anchorx="margin" anchory="margin"/>
          </v:shape>
        </w:pict>
      </w:r>
    </w:ins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807A7"/>
    <w:multiLevelType w:val="hybridMultilevel"/>
    <w:tmpl w:val="CE0077D2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27E4AC9"/>
    <w:multiLevelType w:val="hybridMultilevel"/>
    <w:tmpl w:val="1F985146"/>
    <w:lvl w:ilvl="0" w:tplc="67AA6F76">
      <w:start w:val="1"/>
      <w:numFmt w:val="bullet"/>
      <w:lvlText w:val=""/>
      <w:lvlJc w:val="left"/>
      <w:pPr>
        <w:ind w:left="840" w:hanging="360"/>
      </w:pPr>
      <w:rPr>
        <w:rFonts w:ascii="Symbol" w:hAnsi="Symbol"/>
      </w:rPr>
    </w:lvl>
    <w:lvl w:ilvl="1" w:tplc="FFFFFFFF">
      <w:start w:val="1"/>
      <w:numFmt w:val="bullet"/>
      <w:lvlText w:val=""/>
      <w:lvlJc w:val="left"/>
      <w:pPr>
        <w:ind w:left="1200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2280" w:hanging="180"/>
      </w:pPr>
    </w:lvl>
    <w:lvl w:ilvl="3" w:tplc="3E78D990">
      <w:start w:val="1"/>
      <w:numFmt w:val="decimal"/>
      <w:lvlText w:val="%4."/>
      <w:lvlJc w:val="left"/>
      <w:pPr>
        <w:ind w:left="3000" w:hanging="360"/>
      </w:pPr>
      <w:rPr>
        <w:rFonts w:hint="default"/>
      </w:rPr>
    </w:lvl>
    <w:lvl w:ilvl="4" w:tplc="FFFFFFFF" w:tentative="1">
      <w:start w:val="1"/>
      <w:numFmt w:val="lowerLetter"/>
      <w:lvlText w:val="%5."/>
      <w:lvlJc w:val="left"/>
      <w:pPr>
        <w:ind w:left="3720" w:hanging="360"/>
      </w:pPr>
    </w:lvl>
    <w:lvl w:ilvl="5" w:tplc="FFFFFFFF" w:tentative="1">
      <w:start w:val="1"/>
      <w:numFmt w:val="lowerRoman"/>
      <w:lvlText w:val="%6."/>
      <w:lvlJc w:val="right"/>
      <w:pPr>
        <w:ind w:left="4440" w:hanging="180"/>
      </w:pPr>
    </w:lvl>
    <w:lvl w:ilvl="6" w:tplc="FFFFFFFF" w:tentative="1">
      <w:start w:val="1"/>
      <w:numFmt w:val="decimal"/>
      <w:lvlText w:val="%7."/>
      <w:lvlJc w:val="left"/>
      <w:pPr>
        <w:ind w:left="5160" w:hanging="360"/>
      </w:pPr>
    </w:lvl>
    <w:lvl w:ilvl="7" w:tplc="FFFFFFFF" w:tentative="1">
      <w:start w:val="1"/>
      <w:numFmt w:val="lowerLetter"/>
      <w:lvlText w:val="%8."/>
      <w:lvlJc w:val="left"/>
      <w:pPr>
        <w:ind w:left="5880" w:hanging="360"/>
      </w:pPr>
    </w:lvl>
    <w:lvl w:ilvl="8" w:tplc="FFFFFFFF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2" w15:restartNumberingAfterBreak="0">
    <w:nsid w:val="088220A6"/>
    <w:multiLevelType w:val="hybridMultilevel"/>
    <w:tmpl w:val="139A3886"/>
    <w:lvl w:ilvl="0" w:tplc="06E4D0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08857693"/>
    <w:multiLevelType w:val="hybridMultilevel"/>
    <w:tmpl w:val="644E6A6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0A725CDD"/>
    <w:multiLevelType w:val="hybridMultilevel"/>
    <w:tmpl w:val="5A1A006C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0B404CBC"/>
    <w:multiLevelType w:val="hybridMultilevel"/>
    <w:tmpl w:val="5A2CDA16"/>
    <w:lvl w:ilvl="0" w:tplc="B76A0022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560" w:hanging="360"/>
      </w:pPr>
    </w:lvl>
    <w:lvl w:ilvl="2" w:tplc="0809001B" w:tentative="1">
      <w:start w:val="1"/>
      <w:numFmt w:val="lowerRoman"/>
      <w:lvlText w:val="%3."/>
      <w:lvlJc w:val="right"/>
      <w:pPr>
        <w:ind w:left="2280" w:hanging="180"/>
      </w:pPr>
    </w:lvl>
    <w:lvl w:ilvl="3" w:tplc="0809000F" w:tentative="1">
      <w:start w:val="1"/>
      <w:numFmt w:val="decimal"/>
      <w:lvlText w:val="%4."/>
      <w:lvlJc w:val="left"/>
      <w:pPr>
        <w:ind w:left="3000" w:hanging="360"/>
      </w:pPr>
    </w:lvl>
    <w:lvl w:ilvl="4" w:tplc="08090019" w:tentative="1">
      <w:start w:val="1"/>
      <w:numFmt w:val="lowerLetter"/>
      <w:lvlText w:val="%5."/>
      <w:lvlJc w:val="left"/>
      <w:pPr>
        <w:ind w:left="3720" w:hanging="360"/>
      </w:pPr>
    </w:lvl>
    <w:lvl w:ilvl="5" w:tplc="0809001B" w:tentative="1">
      <w:start w:val="1"/>
      <w:numFmt w:val="lowerRoman"/>
      <w:lvlText w:val="%6."/>
      <w:lvlJc w:val="right"/>
      <w:pPr>
        <w:ind w:left="4440" w:hanging="180"/>
      </w:pPr>
    </w:lvl>
    <w:lvl w:ilvl="6" w:tplc="0809000F" w:tentative="1">
      <w:start w:val="1"/>
      <w:numFmt w:val="decimal"/>
      <w:lvlText w:val="%7."/>
      <w:lvlJc w:val="left"/>
      <w:pPr>
        <w:ind w:left="5160" w:hanging="360"/>
      </w:pPr>
    </w:lvl>
    <w:lvl w:ilvl="7" w:tplc="08090019" w:tentative="1">
      <w:start w:val="1"/>
      <w:numFmt w:val="lowerLetter"/>
      <w:lvlText w:val="%8."/>
      <w:lvlJc w:val="left"/>
      <w:pPr>
        <w:ind w:left="5880" w:hanging="360"/>
      </w:pPr>
    </w:lvl>
    <w:lvl w:ilvl="8" w:tplc="08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6" w15:restartNumberingAfterBreak="0">
    <w:nsid w:val="0DD83F3F"/>
    <w:multiLevelType w:val="hybridMultilevel"/>
    <w:tmpl w:val="1486C5B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" w15:restartNumberingAfterBreak="0">
    <w:nsid w:val="0E940675"/>
    <w:multiLevelType w:val="hybridMultilevel"/>
    <w:tmpl w:val="E258F632"/>
    <w:lvl w:ilvl="0" w:tplc="FFFFFFFF">
      <w:start w:val="1"/>
      <w:numFmt w:val="bullet"/>
      <w:lvlText w:val=""/>
      <w:lvlJc w:val="left"/>
      <w:pPr>
        <w:ind w:left="13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8" w15:restartNumberingAfterBreak="0">
    <w:nsid w:val="0EDE0398"/>
    <w:multiLevelType w:val="hybridMultilevel"/>
    <w:tmpl w:val="FAC051DA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1163272C"/>
    <w:multiLevelType w:val="hybridMultilevel"/>
    <w:tmpl w:val="00F4E012"/>
    <w:lvl w:ilvl="0" w:tplc="08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10" w15:restartNumberingAfterBreak="0">
    <w:nsid w:val="124C20A8"/>
    <w:multiLevelType w:val="hybridMultilevel"/>
    <w:tmpl w:val="AA06408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124F0BB4"/>
    <w:multiLevelType w:val="hybridMultilevel"/>
    <w:tmpl w:val="265853FC"/>
    <w:lvl w:ilvl="0" w:tplc="07CC715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12EB76AB"/>
    <w:multiLevelType w:val="hybridMultilevel"/>
    <w:tmpl w:val="915E58A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12FA2BDD"/>
    <w:multiLevelType w:val="hybridMultilevel"/>
    <w:tmpl w:val="E64A5F62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14BC223C"/>
    <w:multiLevelType w:val="hybridMultilevel"/>
    <w:tmpl w:val="4186099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57E326B"/>
    <w:multiLevelType w:val="hybridMultilevel"/>
    <w:tmpl w:val="BD167B14"/>
    <w:lvl w:ilvl="0" w:tplc="050C1FC0">
      <w:start w:val="1"/>
      <w:numFmt w:val="decimal"/>
      <w:lvlText w:val="%1."/>
      <w:lvlJc w:val="left"/>
      <w:pPr>
        <w:ind w:left="360" w:hanging="360"/>
      </w:pPr>
      <w:rPr>
        <w:rFonts w:hint="default"/>
        <w:sz w:val="24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61E2174"/>
    <w:multiLevelType w:val="hybridMultilevel"/>
    <w:tmpl w:val="FD704CEE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183B3E81"/>
    <w:multiLevelType w:val="hybridMultilevel"/>
    <w:tmpl w:val="559A5B84"/>
    <w:lvl w:ilvl="0" w:tplc="050C1FC0">
      <w:start w:val="1"/>
      <w:numFmt w:val="decimal"/>
      <w:lvlText w:val="%1."/>
      <w:lvlJc w:val="left"/>
      <w:pPr>
        <w:ind w:left="360" w:hanging="360"/>
      </w:pPr>
      <w:rPr>
        <w:rFonts w:hint="default"/>
        <w:sz w:val="24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18942ADB"/>
    <w:multiLevelType w:val="hybridMultilevel"/>
    <w:tmpl w:val="AA06408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18A81D9F"/>
    <w:multiLevelType w:val="hybridMultilevel"/>
    <w:tmpl w:val="18D61970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1A53135C"/>
    <w:multiLevelType w:val="hybridMultilevel"/>
    <w:tmpl w:val="24425308"/>
    <w:lvl w:ilvl="0" w:tplc="9710C81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1A6A010C"/>
    <w:multiLevelType w:val="hybridMultilevel"/>
    <w:tmpl w:val="F6D60D36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1B3F0232"/>
    <w:multiLevelType w:val="hybridMultilevel"/>
    <w:tmpl w:val="4F0CEA74"/>
    <w:lvl w:ilvl="0" w:tplc="7DAC960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1C2E49B1"/>
    <w:multiLevelType w:val="hybridMultilevel"/>
    <w:tmpl w:val="F7C6045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1E7B07BC"/>
    <w:multiLevelType w:val="hybridMultilevel"/>
    <w:tmpl w:val="F7C6045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207E3B15"/>
    <w:multiLevelType w:val="hybridMultilevel"/>
    <w:tmpl w:val="7C9872F2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20F20EA6"/>
    <w:multiLevelType w:val="hybridMultilevel"/>
    <w:tmpl w:val="C026F98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21237356"/>
    <w:multiLevelType w:val="hybridMultilevel"/>
    <w:tmpl w:val="B66858FC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21382069"/>
    <w:multiLevelType w:val="hybridMultilevel"/>
    <w:tmpl w:val="3B56A1AA"/>
    <w:lvl w:ilvl="0" w:tplc="066CC4E4">
      <w:start w:val="1"/>
      <w:numFmt w:val="decimal"/>
      <w:pStyle w:val="TableName1"/>
      <w:lvlText w:val="%1."/>
      <w:lvlJc w:val="center"/>
      <w:pPr>
        <w:ind w:left="1046" w:hanging="480"/>
      </w:pPr>
      <w:rPr>
        <w:rFonts w:hint="eastAsia"/>
        <w:b/>
        <w:i w:val="0"/>
      </w:rPr>
    </w:lvl>
    <w:lvl w:ilvl="1" w:tplc="04090019" w:tentative="1">
      <w:start w:val="1"/>
      <w:numFmt w:val="ideographTraditional"/>
      <w:lvlText w:val="%2、"/>
      <w:lvlJc w:val="left"/>
      <w:pPr>
        <w:ind w:left="1526" w:hanging="480"/>
      </w:pPr>
    </w:lvl>
    <w:lvl w:ilvl="2" w:tplc="0409001B" w:tentative="1">
      <w:start w:val="1"/>
      <w:numFmt w:val="lowerRoman"/>
      <w:lvlText w:val="%3."/>
      <w:lvlJc w:val="right"/>
      <w:pPr>
        <w:ind w:left="2006" w:hanging="480"/>
      </w:pPr>
    </w:lvl>
    <w:lvl w:ilvl="3" w:tplc="0409000F" w:tentative="1">
      <w:start w:val="1"/>
      <w:numFmt w:val="decimal"/>
      <w:lvlText w:val="%4."/>
      <w:lvlJc w:val="left"/>
      <w:pPr>
        <w:ind w:left="248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6" w:hanging="480"/>
      </w:pPr>
    </w:lvl>
    <w:lvl w:ilvl="5" w:tplc="0409001B" w:tentative="1">
      <w:start w:val="1"/>
      <w:numFmt w:val="lowerRoman"/>
      <w:lvlText w:val="%6."/>
      <w:lvlJc w:val="right"/>
      <w:pPr>
        <w:ind w:left="3446" w:hanging="480"/>
      </w:pPr>
    </w:lvl>
    <w:lvl w:ilvl="6" w:tplc="0409000F" w:tentative="1">
      <w:start w:val="1"/>
      <w:numFmt w:val="decimal"/>
      <w:lvlText w:val="%7."/>
      <w:lvlJc w:val="left"/>
      <w:pPr>
        <w:ind w:left="392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6" w:hanging="480"/>
      </w:pPr>
    </w:lvl>
    <w:lvl w:ilvl="8" w:tplc="0409001B" w:tentative="1">
      <w:start w:val="1"/>
      <w:numFmt w:val="lowerRoman"/>
      <w:lvlText w:val="%9."/>
      <w:lvlJc w:val="right"/>
      <w:pPr>
        <w:ind w:left="4886" w:hanging="480"/>
      </w:pPr>
    </w:lvl>
  </w:abstractNum>
  <w:abstractNum w:abstractNumId="29" w15:restartNumberingAfterBreak="0">
    <w:nsid w:val="23DF6C22"/>
    <w:multiLevelType w:val="hybridMultilevel"/>
    <w:tmpl w:val="A600CCD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250324D5"/>
    <w:multiLevelType w:val="hybridMultilevel"/>
    <w:tmpl w:val="5B9023F2"/>
    <w:lvl w:ilvl="0" w:tplc="4FD63A64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27A23BF5"/>
    <w:multiLevelType w:val="hybridMultilevel"/>
    <w:tmpl w:val="E030503C"/>
    <w:lvl w:ilvl="0" w:tplc="04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32" w15:restartNumberingAfterBreak="0">
    <w:nsid w:val="289E72A6"/>
    <w:multiLevelType w:val="hybridMultilevel"/>
    <w:tmpl w:val="BDBED1E6"/>
    <w:lvl w:ilvl="0" w:tplc="08090003">
      <w:start w:val="1"/>
      <w:numFmt w:val="bullet"/>
      <w:lvlText w:val="o"/>
      <w:lvlJc w:val="left"/>
      <w:pPr>
        <w:ind w:left="840" w:hanging="360"/>
      </w:pPr>
      <w:rPr>
        <w:rFonts w:ascii="Courier New" w:hAnsi="Courier New" w:hint="default"/>
      </w:rPr>
    </w:lvl>
    <w:lvl w:ilvl="1" w:tplc="08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33" w15:restartNumberingAfterBreak="0">
    <w:nsid w:val="28AA2A40"/>
    <w:multiLevelType w:val="hybridMultilevel"/>
    <w:tmpl w:val="D116AE4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28F20ACE"/>
    <w:multiLevelType w:val="hybridMultilevel"/>
    <w:tmpl w:val="479CAD2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2ABE0927"/>
    <w:multiLevelType w:val="hybridMultilevel"/>
    <w:tmpl w:val="5A8C4276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302E2046"/>
    <w:multiLevelType w:val="hybridMultilevel"/>
    <w:tmpl w:val="C026F98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332C4FF5"/>
    <w:multiLevelType w:val="hybridMultilevel"/>
    <w:tmpl w:val="98DE02BA"/>
    <w:lvl w:ilvl="0" w:tplc="A47E07F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03">
      <w:start w:val="1"/>
      <w:numFmt w:val="bullet"/>
      <w:lvlText w:val="o"/>
      <w:lvlJc w:val="left"/>
      <w:pPr>
        <w:ind w:left="1200" w:hanging="360"/>
      </w:pPr>
      <w:rPr>
        <w:rFonts w:ascii="Courier New" w:hAnsi="Courier New" w:hint="default"/>
      </w:r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 w15:restartNumberingAfterBreak="0">
    <w:nsid w:val="342704EE"/>
    <w:multiLevelType w:val="hybridMultilevel"/>
    <w:tmpl w:val="B60427C0"/>
    <w:lvl w:ilvl="0" w:tplc="08090003">
      <w:start w:val="1"/>
      <w:numFmt w:val="bullet"/>
      <w:lvlText w:val="o"/>
      <w:lvlJc w:val="left"/>
      <w:pPr>
        <w:ind w:left="1200" w:hanging="360"/>
      </w:pPr>
      <w:rPr>
        <w:rFonts w:ascii="Courier New" w:hAnsi="Courier New" w:hint="default"/>
      </w:rPr>
    </w:lvl>
    <w:lvl w:ilvl="1" w:tplc="0809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39" w15:restartNumberingAfterBreak="0">
    <w:nsid w:val="34322044"/>
    <w:multiLevelType w:val="hybridMultilevel"/>
    <w:tmpl w:val="B83678A2"/>
    <w:lvl w:ilvl="0" w:tplc="FFFFFFFF">
      <w:start w:val="1"/>
      <w:numFmt w:val="decimal"/>
      <w:lvlText w:val="%1."/>
      <w:lvlJc w:val="left"/>
      <w:pPr>
        <w:ind w:left="840" w:hanging="360"/>
      </w:pPr>
      <w:rPr>
        <w:rFonts w:asciiTheme="minorHAnsi" w:eastAsiaTheme="minorEastAsia" w:hAnsiTheme="minorHAnsi" w:cstheme="minorHAnsi"/>
      </w:rPr>
    </w:lvl>
    <w:lvl w:ilvl="1" w:tplc="FFFFFFFF">
      <w:start w:val="1"/>
      <w:numFmt w:val="bullet"/>
      <w:lvlText w:val=""/>
      <w:lvlJc w:val="left"/>
      <w:pPr>
        <w:ind w:left="1200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2280" w:hanging="180"/>
      </w:pPr>
    </w:lvl>
    <w:lvl w:ilvl="3" w:tplc="FFFFFFFF">
      <w:start w:val="1"/>
      <w:numFmt w:val="decimal"/>
      <w:lvlText w:val="%4."/>
      <w:lvlJc w:val="left"/>
      <w:pPr>
        <w:ind w:left="3000" w:hanging="360"/>
      </w:pPr>
      <w:rPr>
        <w:rFonts w:hint="default"/>
      </w:rPr>
    </w:lvl>
    <w:lvl w:ilvl="4" w:tplc="FFFFFFFF" w:tentative="1">
      <w:start w:val="1"/>
      <w:numFmt w:val="lowerLetter"/>
      <w:lvlText w:val="%5."/>
      <w:lvlJc w:val="left"/>
      <w:pPr>
        <w:ind w:left="3720" w:hanging="360"/>
      </w:pPr>
    </w:lvl>
    <w:lvl w:ilvl="5" w:tplc="FFFFFFFF" w:tentative="1">
      <w:start w:val="1"/>
      <w:numFmt w:val="lowerRoman"/>
      <w:lvlText w:val="%6."/>
      <w:lvlJc w:val="right"/>
      <w:pPr>
        <w:ind w:left="4440" w:hanging="180"/>
      </w:pPr>
    </w:lvl>
    <w:lvl w:ilvl="6" w:tplc="FFFFFFFF" w:tentative="1">
      <w:start w:val="1"/>
      <w:numFmt w:val="decimal"/>
      <w:lvlText w:val="%7."/>
      <w:lvlJc w:val="left"/>
      <w:pPr>
        <w:ind w:left="5160" w:hanging="360"/>
      </w:pPr>
    </w:lvl>
    <w:lvl w:ilvl="7" w:tplc="FFFFFFFF" w:tentative="1">
      <w:start w:val="1"/>
      <w:numFmt w:val="lowerLetter"/>
      <w:lvlText w:val="%8."/>
      <w:lvlJc w:val="left"/>
      <w:pPr>
        <w:ind w:left="5880" w:hanging="360"/>
      </w:pPr>
    </w:lvl>
    <w:lvl w:ilvl="8" w:tplc="FFFFFFFF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40" w15:restartNumberingAfterBreak="0">
    <w:nsid w:val="345A2155"/>
    <w:multiLevelType w:val="hybridMultilevel"/>
    <w:tmpl w:val="63C05320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1" w15:restartNumberingAfterBreak="0">
    <w:nsid w:val="39A5414F"/>
    <w:multiLevelType w:val="hybridMultilevel"/>
    <w:tmpl w:val="0F46402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2" w15:restartNumberingAfterBreak="0">
    <w:nsid w:val="39A65650"/>
    <w:multiLevelType w:val="hybridMultilevel"/>
    <w:tmpl w:val="460C9BB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3" w15:restartNumberingAfterBreak="0">
    <w:nsid w:val="3B9A492C"/>
    <w:multiLevelType w:val="hybridMultilevel"/>
    <w:tmpl w:val="9D8EE85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FFFFFFFF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4" w15:restartNumberingAfterBreak="0">
    <w:nsid w:val="3F59795F"/>
    <w:multiLevelType w:val="hybridMultilevel"/>
    <w:tmpl w:val="5CC2DDF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3FB6679E"/>
    <w:multiLevelType w:val="hybridMultilevel"/>
    <w:tmpl w:val="41281D5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6" w15:restartNumberingAfterBreak="0">
    <w:nsid w:val="40B05C31"/>
    <w:multiLevelType w:val="hybridMultilevel"/>
    <w:tmpl w:val="35741936"/>
    <w:lvl w:ilvl="0" w:tplc="08090001">
      <w:start w:val="1"/>
      <w:numFmt w:val="bullet"/>
      <w:lvlText w:val=""/>
      <w:lvlJc w:val="left"/>
      <w:pPr>
        <w:ind w:left="16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4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1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8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5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2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0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7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440" w:hanging="360"/>
      </w:pPr>
      <w:rPr>
        <w:rFonts w:ascii="Wingdings" w:hAnsi="Wingdings" w:hint="default"/>
      </w:rPr>
    </w:lvl>
  </w:abstractNum>
  <w:abstractNum w:abstractNumId="47" w15:restartNumberingAfterBreak="0">
    <w:nsid w:val="40D26EBA"/>
    <w:multiLevelType w:val="hybridMultilevel"/>
    <w:tmpl w:val="9316595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41837A4D"/>
    <w:multiLevelType w:val="hybridMultilevel"/>
    <w:tmpl w:val="29CA848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41F87D12"/>
    <w:multiLevelType w:val="hybridMultilevel"/>
    <w:tmpl w:val="F8E8A496"/>
    <w:lvl w:ilvl="0" w:tplc="28745990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EastAsia" w:hAnsiTheme="minorHAnsi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43E43737"/>
    <w:multiLevelType w:val="hybridMultilevel"/>
    <w:tmpl w:val="F7C6045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1" w15:restartNumberingAfterBreak="0">
    <w:nsid w:val="44B75769"/>
    <w:multiLevelType w:val="hybridMultilevel"/>
    <w:tmpl w:val="F470110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466E2DF2"/>
    <w:multiLevelType w:val="hybridMultilevel"/>
    <w:tmpl w:val="024EC90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3" w15:restartNumberingAfterBreak="0">
    <w:nsid w:val="470A7D59"/>
    <w:multiLevelType w:val="hybridMultilevel"/>
    <w:tmpl w:val="F9885F3E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47345C6B"/>
    <w:multiLevelType w:val="hybridMultilevel"/>
    <w:tmpl w:val="591E69A0"/>
    <w:lvl w:ilvl="0" w:tplc="47421C6C">
      <w:start w:val="1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5" w15:restartNumberingAfterBreak="0">
    <w:nsid w:val="47C76BA9"/>
    <w:multiLevelType w:val="hybridMultilevel"/>
    <w:tmpl w:val="AA06408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6" w15:restartNumberingAfterBreak="0">
    <w:nsid w:val="489666B4"/>
    <w:multiLevelType w:val="hybridMultilevel"/>
    <w:tmpl w:val="DF64A87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4994784F"/>
    <w:multiLevelType w:val="hybridMultilevel"/>
    <w:tmpl w:val="A5764D7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8" w15:restartNumberingAfterBreak="0">
    <w:nsid w:val="49B26491"/>
    <w:multiLevelType w:val="multilevel"/>
    <w:tmpl w:val="53EE2498"/>
    <w:lvl w:ilvl="0">
      <w:start w:val="1"/>
      <w:numFmt w:val="decimal"/>
      <w:pStyle w:val="Heading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  <w:rPr>
        <w:rFonts w:hint="eastAsia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900"/>
        </w:tabs>
        <w:ind w:left="90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9" w15:restartNumberingAfterBreak="0">
    <w:nsid w:val="4A235FF2"/>
    <w:multiLevelType w:val="hybridMultilevel"/>
    <w:tmpl w:val="25AC7C3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4C8377B0"/>
    <w:multiLevelType w:val="hybridMultilevel"/>
    <w:tmpl w:val="DB1C4FA6"/>
    <w:lvl w:ilvl="0" w:tplc="04090003">
      <w:start w:val="1"/>
      <w:numFmt w:val="bullet"/>
      <w:lvlText w:val=""/>
      <w:lvlJc w:val="left"/>
      <w:pPr>
        <w:ind w:left="1046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26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6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6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66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6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6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6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86" w:hanging="480"/>
      </w:pPr>
      <w:rPr>
        <w:rFonts w:ascii="Wingdings" w:hAnsi="Wingdings" w:hint="default"/>
      </w:rPr>
    </w:lvl>
  </w:abstractNum>
  <w:abstractNum w:abstractNumId="61" w15:restartNumberingAfterBreak="0">
    <w:nsid w:val="4DD12201"/>
    <w:multiLevelType w:val="hybridMultilevel"/>
    <w:tmpl w:val="F7983632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2" w15:restartNumberingAfterBreak="0">
    <w:nsid w:val="4E8F12AC"/>
    <w:multiLevelType w:val="hybridMultilevel"/>
    <w:tmpl w:val="AD7E2A82"/>
    <w:lvl w:ilvl="0" w:tplc="6A187AD2">
      <w:start w:val="1"/>
      <w:numFmt w:val="bullet"/>
      <w:pStyle w:val="Tablesubitem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4FA116E2"/>
    <w:multiLevelType w:val="hybridMultilevel"/>
    <w:tmpl w:val="48BEF3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53302BB2"/>
    <w:multiLevelType w:val="hybridMultilevel"/>
    <w:tmpl w:val="F8E8A496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EastAsia" w:hAnsiTheme="minorHAnsi" w:cstheme="minorBidi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53802A78"/>
    <w:multiLevelType w:val="multilevel"/>
    <w:tmpl w:val="0FCEC5A2"/>
    <w:styleLink w:val="CurrentList1"/>
    <w:lvl w:ilvl="0">
      <w:start w:val="1"/>
      <w:numFmt w:val="decimal"/>
      <w:lvlText w:val="%1."/>
      <w:lvlJc w:val="left"/>
      <w:pPr>
        <w:ind w:left="480" w:hanging="480"/>
      </w:pPr>
      <w:rPr>
        <w:rFonts w:hint="eastAsia"/>
        <w:color w:val="auto"/>
      </w:r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66" w15:restartNumberingAfterBreak="0">
    <w:nsid w:val="53A80EA3"/>
    <w:multiLevelType w:val="hybridMultilevel"/>
    <w:tmpl w:val="6A966B1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7" w15:restartNumberingAfterBreak="0">
    <w:nsid w:val="54C66F2A"/>
    <w:multiLevelType w:val="hybridMultilevel"/>
    <w:tmpl w:val="C06A2C78"/>
    <w:lvl w:ilvl="0" w:tplc="04090001">
      <w:start w:val="1"/>
      <w:numFmt w:val="bullet"/>
      <w:lvlText w:val=""/>
      <w:lvlJc w:val="left"/>
      <w:pPr>
        <w:ind w:left="12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68" w15:restartNumberingAfterBreak="0">
    <w:nsid w:val="54EE04E2"/>
    <w:multiLevelType w:val="hybridMultilevel"/>
    <w:tmpl w:val="19DA322C"/>
    <w:lvl w:ilvl="0" w:tplc="08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69" w15:restartNumberingAfterBreak="0">
    <w:nsid w:val="55B83687"/>
    <w:multiLevelType w:val="hybridMultilevel"/>
    <w:tmpl w:val="DED4306A"/>
    <w:lvl w:ilvl="0" w:tplc="0409001B">
      <w:start w:val="1"/>
      <w:numFmt w:val="lowerRoman"/>
      <w:lvlText w:val="%1."/>
      <w:lvlJc w:val="right"/>
      <w:pPr>
        <w:ind w:left="72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565B2E57"/>
    <w:multiLevelType w:val="hybridMultilevel"/>
    <w:tmpl w:val="E872DB0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1" w15:restartNumberingAfterBreak="0">
    <w:nsid w:val="57157B99"/>
    <w:multiLevelType w:val="hybridMultilevel"/>
    <w:tmpl w:val="8E8E4C4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57510408"/>
    <w:multiLevelType w:val="hybridMultilevel"/>
    <w:tmpl w:val="F7C6045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3" w15:restartNumberingAfterBreak="0">
    <w:nsid w:val="58004B22"/>
    <w:multiLevelType w:val="hybridMultilevel"/>
    <w:tmpl w:val="4F0CEA7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4" w15:restartNumberingAfterBreak="0">
    <w:nsid w:val="583E17BD"/>
    <w:multiLevelType w:val="hybridMultilevel"/>
    <w:tmpl w:val="0EC2ABF4"/>
    <w:lvl w:ilvl="0" w:tplc="53FC850E">
      <w:start w:val="1"/>
      <w:numFmt w:val="decimal"/>
      <w:lvlText w:val="%1."/>
      <w:lvlJc w:val="left"/>
      <w:pPr>
        <w:ind w:left="13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040" w:hanging="360"/>
      </w:pPr>
    </w:lvl>
    <w:lvl w:ilvl="2" w:tplc="0809001B" w:tentative="1">
      <w:start w:val="1"/>
      <w:numFmt w:val="lowerRoman"/>
      <w:lvlText w:val="%3."/>
      <w:lvlJc w:val="right"/>
      <w:pPr>
        <w:ind w:left="2760" w:hanging="180"/>
      </w:pPr>
    </w:lvl>
    <w:lvl w:ilvl="3" w:tplc="0809000F" w:tentative="1">
      <w:start w:val="1"/>
      <w:numFmt w:val="decimal"/>
      <w:lvlText w:val="%4."/>
      <w:lvlJc w:val="left"/>
      <w:pPr>
        <w:ind w:left="3480" w:hanging="360"/>
      </w:pPr>
    </w:lvl>
    <w:lvl w:ilvl="4" w:tplc="08090019" w:tentative="1">
      <w:start w:val="1"/>
      <w:numFmt w:val="lowerLetter"/>
      <w:lvlText w:val="%5."/>
      <w:lvlJc w:val="left"/>
      <w:pPr>
        <w:ind w:left="4200" w:hanging="360"/>
      </w:pPr>
    </w:lvl>
    <w:lvl w:ilvl="5" w:tplc="0809001B" w:tentative="1">
      <w:start w:val="1"/>
      <w:numFmt w:val="lowerRoman"/>
      <w:lvlText w:val="%6."/>
      <w:lvlJc w:val="right"/>
      <w:pPr>
        <w:ind w:left="4920" w:hanging="180"/>
      </w:pPr>
    </w:lvl>
    <w:lvl w:ilvl="6" w:tplc="0809000F" w:tentative="1">
      <w:start w:val="1"/>
      <w:numFmt w:val="decimal"/>
      <w:lvlText w:val="%7."/>
      <w:lvlJc w:val="left"/>
      <w:pPr>
        <w:ind w:left="5640" w:hanging="360"/>
      </w:pPr>
    </w:lvl>
    <w:lvl w:ilvl="7" w:tplc="08090019" w:tentative="1">
      <w:start w:val="1"/>
      <w:numFmt w:val="lowerLetter"/>
      <w:lvlText w:val="%8."/>
      <w:lvlJc w:val="left"/>
      <w:pPr>
        <w:ind w:left="6360" w:hanging="360"/>
      </w:pPr>
    </w:lvl>
    <w:lvl w:ilvl="8" w:tplc="0809001B" w:tentative="1">
      <w:start w:val="1"/>
      <w:numFmt w:val="lowerRoman"/>
      <w:lvlText w:val="%9."/>
      <w:lvlJc w:val="right"/>
      <w:pPr>
        <w:ind w:left="7080" w:hanging="180"/>
      </w:pPr>
    </w:lvl>
  </w:abstractNum>
  <w:abstractNum w:abstractNumId="75" w15:restartNumberingAfterBreak="0">
    <w:nsid w:val="58F57C28"/>
    <w:multiLevelType w:val="hybridMultilevel"/>
    <w:tmpl w:val="C906A808"/>
    <w:lvl w:ilvl="0" w:tplc="F75E867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6" w15:restartNumberingAfterBreak="0">
    <w:nsid w:val="594F7B96"/>
    <w:multiLevelType w:val="hybridMultilevel"/>
    <w:tmpl w:val="99C0EC3E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90001">
      <w:start w:val="1"/>
      <w:numFmt w:val="bullet"/>
      <w:lvlText w:val=""/>
      <w:lvlJc w:val="left"/>
      <w:pPr>
        <w:ind w:left="1980" w:hanging="360"/>
      </w:pPr>
      <w:rPr>
        <w:rFonts w:ascii="Symbol" w:hAnsi="Symbol" w:hint="default"/>
      </w:r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7" w15:restartNumberingAfterBreak="0">
    <w:nsid w:val="5A1E0C48"/>
    <w:multiLevelType w:val="hybridMultilevel"/>
    <w:tmpl w:val="A644253A"/>
    <w:lvl w:ilvl="0" w:tplc="9806A8F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="Times New Roman" w:hAnsiTheme="minorHAnsi" w:cstheme="minorHAnsi" w:hint="default"/>
      </w:rPr>
    </w:lvl>
    <w:lvl w:ilvl="1" w:tplc="835E501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AA272E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512CE7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440019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9E8736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E8CD9E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B78C56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B2AB2D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5BD664F7"/>
    <w:multiLevelType w:val="hybridMultilevel"/>
    <w:tmpl w:val="A600CCD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9" w15:restartNumberingAfterBreak="0">
    <w:nsid w:val="5DA95410"/>
    <w:multiLevelType w:val="hybridMultilevel"/>
    <w:tmpl w:val="72B86B4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0" w15:restartNumberingAfterBreak="0">
    <w:nsid w:val="5DD3448D"/>
    <w:multiLevelType w:val="hybridMultilevel"/>
    <w:tmpl w:val="BAE0B1C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1" w15:restartNumberingAfterBreak="0">
    <w:nsid w:val="5E110CC9"/>
    <w:multiLevelType w:val="hybridMultilevel"/>
    <w:tmpl w:val="5A1A006C"/>
    <w:lvl w:ilvl="0" w:tplc="FFAE716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2" w15:restartNumberingAfterBreak="0">
    <w:nsid w:val="5E330938"/>
    <w:multiLevelType w:val="hybridMultilevel"/>
    <w:tmpl w:val="C0680448"/>
    <w:lvl w:ilvl="0" w:tplc="10200DCC">
      <w:numFmt w:val="bullet"/>
      <w:lvlText w:val="-"/>
      <w:lvlJc w:val="left"/>
      <w:pPr>
        <w:ind w:left="36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3" w15:restartNumberingAfterBreak="0">
    <w:nsid w:val="5F2D0D5D"/>
    <w:multiLevelType w:val="hybridMultilevel"/>
    <w:tmpl w:val="A85C4092"/>
    <w:lvl w:ilvl="0" w:tplc="A5622818">
      <w:start w:val="1"/>
      <w:numFmt w:val="decimal"/>
      <w:pStyle w:val="TableItems"/>
      <w:lvlText w:val="%1."/>
      <w:lvlJc w:val="left"/>
      <w:pPr>
        <w:ind w:left="480" w:hanging="480"/>
      </w:pPr>
      <w:rPr>
        <w:rFonts w:hint="eastAsia"/>
        <w:b w:val="0"/>
        <w:bCs w:val="0"/>
        <w:color w:val="auto"/>
      </w:rPr>
    </w:lvl>
    <w:lvl w:ilvl="1" w:tplc="0809000F">
      <w:start w:val="1"/>
      <w:numFmt w:val="decimal"/>
      <w:lvlText w:val="%2."/>
      <w:lvlJc w:val="left"/>
      <w:pPr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4" w15:restartNumberingAfterBreak="0">
    <w:nsid w:val="5F4A7353"/>
    <w:multiLevelType w:val="hybridMultilevel"/>
    <w:tmpl w:val="66426D72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5" w15:restartNumberingAfterBreak="0">
    <w:nsid w:val="5F9E0DC5"/>
    <w:multiLevelType w:val="hybridMultilevel"/>
    <w:tmpl w:val="59268EC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6" w15:restartNumberingAfterBreak="0">
    <w:nsid w:val="60740A2B"/>
    <w:multiLevelType w:val="hybridMultilevel"/>
    <w:tmpl w:val="8216026C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0F">
      <w:start w:val="1"/>
      <w:numFmt w:val="decimal"/>
      <w:lvlText w:val="%2."/>
      <w:lvlJc w:val="left"/>
      <w:pPr>
        <w:ind w:left="19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7" w15:restartNumberingAfterBreak="0">
    <w:nsid w:val="610B2893"/>
    <w:multiLevelType w:val="hybridMultilevel"/>
    <w:tmpl w:val="0220E994"/>
    <w:lvl w:ilvl="0" w:tplc="97F05724">
      <w:start w:val="1"/>
      <w:numFmt w:val="bullet"/>
      <w:pStyle w:val="Heading2Bullets"/>
      <w:lvlText w:val=""/>
      <w:lvlJc w:val="left"/>
      <w:pPr>
        <w:ind w:left="4351" w:hanging="480"/>
      </w:pPr>
      <w:rPr>
        <w:rFonts w:ascii="Wingdings" w:hAnsi="Wingdings" w:hint="default"/>
      </w:rPr>
    </w:lvl>
    <w:lvl w:ilvl="1" w:tplc="FFFFFFFF">
      <w:start w:val="1"/>
      <w:numFmt w:val="bullet"/>
      <w:lvlText w:val=""/>
      <w:lvlJc w:val="left"/>
      <w:pPr>
        <w:ind w:left="4831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5311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5791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6271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6751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7231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7711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8191" w:hanging="480"/>
      </w:pPr>
      <w:rPr>
        <w:rFonts w:ascii="Wingdings" w:hAnsi="Wingdings" w:hint="default"/>
      </w:rPr>
    </w:lvl>
  </w:abstractNum>
  <w:abstractNum w:abstractNumId="88" w15:restartNumberingAfterBreak="0">
    <w:nsid w:val="611119CB"/>
    <w:multiLevelType w:val="hybridMultilevel"/>
    <w:tmpl w:val="024EC900"/>
    <w:lvl w:ilvl="0" w:tplc="41A0249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9" w15:restartNumberingAfterBreak="0">
    <w:nsid w:val="61914374"/>
    <w:multiLevelType w:val="hybridMultilevel"/>
    <w:tmpl w:val="19F29808"/>
    <w:lvl w:ilvl="0" w:tplc="04090001">
      <w:start w:val="1"/>
      <w:numFmt w:val="bullet"/>
      <w:lvlText w:val=""/>
      <w:lvlJc w:val="left"/>
      <w:pPr>
        <w:ind w:left="13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80" w:hanging="360"/>
      </w:pPr>
      <w:rPr>
        <w:rFonts w:ascii="Wingdings" w:hAnsi="Wingdings" w:hint="default"/>
      </w:rPr>
    </w:lvl>
  </w:abstractNum>
  <w:abstractNum w:abstractNumId="90" w15:restartNumberingAfterBreak="0">
    <w:nsid w:val="62F34774"/>
    <w:multiLevelType w:val="hybridMultilevel"/>
    <w:tmpl w:val="0E1C983A"/>
    <w:lvl w:ilvl="0" w:tplc="59A8FBBA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1" w15:restartNumberingAfterBreak="0">
    <w:nsid w:val="656A5C57"/>
    <w:multiLevelType w:val="hybridMultilevel"/>
    <w:tmpl w:val="3DF6869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03">
      <w:start w:val="1"/>
      <w:numFmt w:val="bullet"/>
      <w:lvlText w:val="o"/>
      <w:lvlJc w:val="left"/>
      <w:pPr>
        <w:ind w:left="1320" w:hanging="360"/>
      </w:pPr>
      <w:rPr>
        <w:rFonts w:ascii="Courier New" w:hAnsi="Courier New" w:hint="default"/>
      </w:rPr>
    </w:lvl>
    <w:lvl w:ilvl="2" w:tplc="08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2" w15:restartNumberingAfterBreak="0">
    <w:nsid w:val="65BB73DD"/>
    <w:multiLevelType w:val="hybridMultilevel"/>
    <w:tmpl w:val="4BDE18CA"/>
    <w:lvl w:ilvl="0" w:tplc="3E78D990">
      <w:start w:val="1"/>
      <w:numFmt w:val="decimal"/>
      <w:lvlText w:val="%1."/>
      <w:lvlJc w:val="left"/>
      <w:pPr>
        <w:ind w:left="300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3" w15:restartNumberingAfterBreak="0">
    <w:nsid w:val="664D5DD9"/>
    <w:multiLevelType w:val="hybridMultilevel"/>
    <w:tmpl w:val="29CA848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4" w15:restartNumberingAfterBreak="0">
    <w:nsid w:val="669354F3"/>
    <w:multiLevelType w:val="hybridMultilevel"/>
    <w:tmpl w:val="F274E0A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5" w15:restartNumberingAfterBreak="0">
    <w:nsid w:val="66B326D2"/>
    <w:multiLevelType w:val="hybridMultilevel"/>
    <w:tmpl w:val="D7B0F286"/>
    <w:lvl w:ilvl="0" w:tplc="FFFFFFFF">
      <w:numFmt w:val="bullet"/>
      <w:lvlText w:val="-"/>
      <w:lvlJc w:val="left"/>
      <w:pPr>
        <w:ind w:left="480" w:hanging="480"/>
      </w:pPr>
      <w:rPr>
        <w:rFonts w:ascii="Arial" w:eastAsia="Arial" w:hAnsi="Arial" w:cs="Arial" w:hint="default"/>
        <w:b w:val="0"/>
        <w:bCs w:val="0"/>
        <w:i w:val="0"/>
        <w:iCs w:val="0"/>
        <w:w w:val="91"/>
        <w:sz w:val="28"/>
        <w:szCs w:val="28"/>
        <w:lang w:val="en-US" w:eastAsia="en-US" w:bidi="ar-SA"/>
      </w:rPr>
    </w:lvl>
    <w:lvl w:ilvl="1" w:tplc="FFB8F0B4">
      <w:numFmt w:val="bullet"/>
      <w:lvlText w:val="-"/>
      <w:lvlJc w:val="left"/>
      <w:pPr>
        <w:ind w:left="480" w:hanging="480"/>
      </w:pPr>
      <w:rPr>
        <w:rFonts w:ascii="Arial" w:eastAsia="Arial" w:hAnsi="Arial" w:cs="Arial" w:hint="default"/>
        <w:b w:val="0"/>
        <w:bCs w:val="0"/>
        <w:i w:val="0"/>
        <w:iCs w:val="0"/>
        <w:w w:val="91"/>
        <w:sz w:val="28"/>
        <w:szCs w:val="28"/>
        <w:lang w:val="en-US" w:eastAsia="en-US" w:bidi="ar-SA"/>
      </w:rPr>
    </w:lvl>
    <w:lvl w:ilvl="2" w:tplc="FFFFFFFF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96" w15:restartNumberingAfterBreak="0">
    <w:nsid w:val="6A867383"/>
    <w:multiLevelType w:val="hybridMultilevel"/>
    <w:tmpl w:val="4F52722C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7" w15:restartNumberingAfterBreak="0">
    <w:nsid w:val="6D39034C"/>
    <w:multiLevelType w:val="hybridMultilevel"/>
    <w:tmpl w:val="2F821B1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8" w15:restartNumberingAfterBreak="0">
    <w:nsid w:val="6D540E9D"/>
    <w:multiLevelType w:val="hybridMultilevel"/>
    <w:tmpl w:val="460C9BB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9" w15:restartNumberingAfterBreak="0">
    <w:nsid w:val="6E410407"/>
    <w:multiLevelType w:val="hybridMultilevel"/>
    <w:tmpl w:val="C0FE7F8E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0" w15:restartNumberingAfterBreak="0">
    <w:nsid w:val="713435D0"/>
    <w:multiLevelType w:val="hybridMultilevel"/>
    <w:tmpl w:val="C906A80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1" w15:restartNumberingAfterBreak="0">
    <w:nsid w:val="74A83089"/>
    <w:multiLevelType w:val="hybridMultilevel"/>
    <w:tmpl w:val="8BAE2658"/>
    <w:lvl w:ilvl="0" w:tplc="08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6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3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8100" w:hanging="360"/>
      </w:pPr>
      <w:rPr>
        <w:rFonts w:ascii="Wingdings" w:hAnsi="Wingdings" w:hint="default"/>
      </w:rPr>
    </w:lvl>
  </w:abstractNum>
  <w:abstractNum w:abstractNumId="102" w15:restartNumberingAfterBreak="0">
    <w:nsid w:val="761F4BAC"/>
    <w:multiLevelType w:val="hybridMultilevel"/>
    <w:tmpl w:val="7BB6545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3" w15:restartNumberingAfterBreak="0">
    <w:nsid w:val="789D75C1"/>
    <w:multiLevelType w:val="hybridMultilevel"/>
    <w:tmpl w:val="8042C1B8"/>
    <w:lvl w:ilvl="0" w:tplc="10200DCC">
      <w:numFmt w:val="bullet"/>
      <w:lvlText w:val="-"/>
      <w:lvlJc w:val="left"/>
      <w:pPr>
        <w:ind w:left="1200" w:hanging="360"/>
      </w:pPr>
      <w:rPr>
        <w:rFonts w:ascii="Calibri" w:eastAsiaTheme="minorEastAsia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104" w15:restartNumberingAfterBreak="0">
    <w:nsid w:val="7A8647BF"/>
    <w:multiLevelType w:val="hybridMultilevel"/>
    <w:tmpl w:val="B4080EA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5" w15:restartNumberingAfterBreak="0">
    <w:nsid w:val="7B3B50B3"/>
    <w:multiLevelType w:val="hybridMultilevel"/>
    <w:tmpl w:val="6A8288DA"/>
    <w:lvl w:ilvl="0" w:tplc="08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106" w15:restartNumberingAfterBreak="0">
    <w:nsid w:val="7B70490D"/>
    <w:multiLevelType w:val="hybridMultilevel"/>
    <w:tmpl w:val="BD6438DC"/>
    <w:lvl w:ilvl="0" w:tplc="8B76C6D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7" w15:restartNumberingAfterBreak="0">
    <w:nsid w:val="7BBD571E"/>
    <w:multiLevelType w:val="hybridMultilevel"/>
    <w:tmpl w:val="EBCA247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8" w15:restartNumberingAfterBreak="0">
    <w:nsid w:val="7BE6678C"/>
    <w:multiLevelType w:val="hybridMultilevel"/>
    <w:tmpl w:val="3B6E48F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9" w15:restartNumberingAfterBreak="0">
    <w:nsid w:val="7BF82704"/>
    <w:multiLevelType w:val="hybridMultilevel"/>
    <w:tmpl w:val="0F464024"/>
    <w:lvl w:ilvl="0" w:tplc="2A2C34BA">
      <w:start w:val="1"/>
      <w:numFmt w:val="decimal"/>
      <w:lvlText w:val="%1."/>
      <w:lvlJc w:val="left"/>
      <w:pPr>
        <w:ind w:left="-10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-480" w:hanging="480"/>
      </w:pPr>
    </w:lvl>
    <w:lvl w:ilvl="2" w:tplc="0409001B" w:tentative="1">
      <w:start w:val="1"/>
      <w:numFmt w:val="lowerRoman"/>
      <w:lvlText w:val="%3."/>
      <w:lvlJc w:val="right"/>
      <w:pPr>
        <w:ind w:left="0" w:hanging="480"/>
      </w:pPr>
    </w:lvl>
    <w:lvl w:ilvl="3" w:tplc="0409000F" w:tentative="1">
      <w:start w:val="1"/>
      <w:numFmt w:val="decimal"/>
      <w:lvlText w:val="%4."/>
      <w:lvlJc w:val="left"/>
      <w:pPr>
        <w:ind w:left="4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960" w:hanging="480"/>
      </w:pPr>
    </w:lvl>
    <w:lvl w:ilvl="5" w:tplc="0409001B" w:tentative="1">
      <w:start w:val="1"/>
      <w:numFmt w:val="lowerRoman"/>
      <w:lvlText w:val="%6."/>
      <w:lvlJc w:val="right"/>
      <w:pPr>
        <w:ind w:left="1440" w:hanging="480"/>
      </w:pPr>
    </w:lvl>
    <w:lvl w:ilvl="6" w:tplc="0409000F" w:tentative="1">
      <w:start w:val="1"/>
      <w:numFmt w:val="decimal"/>
      <w:lvlText w:val="%7."/>
      <w:lvlJc w:val="left"/>
      <w:pPr>
        <w:ind w:left="19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2400" w:hanging="480"/>
      </w:pPr>
    </w:lvl>
    <w:lvl w:ilvl="8" w:tplc="0409001B" w:tentative="1">
      <w:start w:val="1"/>
      <w:numFmt w:val="lowerRoman"/>
      <w:lvlText w:val="%9."/>
      <w:lvlJc w:val="right"/>
      <w:pPr>
        <w:ind w:left="2880" w:hanging="480"/>
      </w:pPr>
    </w:lvl>
  </w:abstractNum>
  <w:abstractNum w:abstractNumId="110" w15:restartNumberingAfterBreak="0">
    <w:nsid w:val="7CB20872"/>
    <w:multiLevelType w:val="hybridMultilevel"/>
    <w:tmpl w:val="AA06408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200286745">
    <w:abstractNumId w:val="58"/>
  </w:num>
  <w:num w:numId="2" w16cid:durableId="1102264170">
    <w:abstractNumId w:val="87"/>
  </w:num>
  <w:num w:numId="3" w16cid:durableId="1650942763">
    <w:abstractNumId w:val="90"/>
  </w:num>
  <w:num w:numId="4" w16cid:durableId="1834685627">
    <w:abstractNumId w:val="95"/>
  </w:num>
  <w:num w:numId="5" w16cid:durableId="345249383">
    <w:abstractNumId w:val="83"/>
  </w:num>
  <w:num w:numId="6" w16cid:durableId="734209124">
    <w:abstractNumId w:val="60"/>
  </w:num>
  <w:num w:numId="7" w16cid:durableId="331877923">
    <w:abstractNumId w:val="83"/>
  </w:num>
  <w:num w:numId="8" w16cid:durableId="1893885054">
    <w:abstractNumId w:val="83"/>
    <w:lvlOverride w:ilvl="0">
      <w:startOverride w:val="1"/>
    </w:lvlOverride>
  </w:num>
  <w:num w:numId="9" w16cid:durableId="253170635">
    <w:abstractNumId w:val="83"/>
    <w:lvlOverride w:ilvl="0">
      <w:startOverride w:val="1"/>
    </w:lvlOverride>
  </w:num>
  <w:num w:numId="10" w16cid:durableId="859124592">
    <w:abstractNumId w:val="83"/>
    <w:lvlOverride w:ilvl="0">
      <w:startOverride w:val="1"/>
    </w:lvlOverride>
  </w:num>
  <w:num w:numId="11" w16cid:durableId="2033191307">
    <w:abstractNumId w:val="83"/>
    <w:lvlOverride w:ilvl="0">
      <w:startOverride w:val="1"/>
    </w:lvlOverride>
  </w:num>
  <w:num w:numId="12" w16cid:durableId="2068216315">
    <w:abstractNumId w:val="83"/>
    <w:lvlOverride w:ilvl="0">
      <w:startOverride w:val="1"/>
    </w:lvlOverride>
  </w:num>
  <w:num w:numId="13" w16cid:durableId="1409958717">
    <w:abstractNumId w:val="83"/>
    <w:lvlOverride w:ilvl="0">
      <w:startOverride w:val="1"/>
    </w:lvlOverride>
  </w:num>
  <w:num w:numId="14" w16cid:durableId="2130202353">
    <w:abstractNumId w:val="83"/>
    <w:lvlOverride w:ilvl="0">
      <w:startOverride w:val="1"/>
    </w:lvlOverride>
  </w:num>
  <w:num w:numId="15" w16cid:durableId="2056809969">
    <w:abstractNumId w:val="83"/>
    <w:lvlOverride w:ilvl="0">
      <w:startOverride w:val="1"/>
    </w:lvlOverride>
  </w:num>
  <w:num w:numId="16" w16cid:durableId="386925148">
    <w:abstractNumId w:val="83"/>
    <w:lvlOverride w:ilvl="0">
      <w:startOverride w:val="1"/>
    </w:lvlOverride>
  </w:num>
  <w:num w:numId="17" w16cid:durableId="1952668781">
    <w:abstractNumId w:val="81"/>
  </w:num>
  <w:num w:numId="18" w16cid:durableId="453404371">
    <w:abstractNumId w:val="20"/>
  </w:num>
  <w:num w:numId="19" w16cid:durableId="805002436">
    <w:abstractNumId w:val="83"/>
  </w:num>
  <w:num w:numId="20" w16cid:durableId="1357344079">
    <w:abstractNumId w:val="83"/>
    <w:lvlOverride w:ilvl="0">
      <w:startOverride w:val="1"/>
    </w:lvlOverride>
  </w:num>
  <w:num w:numId="21" w16cid:durableId="718212083">
    <w:abstractNumId w:val="83"/>
    <w:lvlOverride w:ilvl="0">
      <w:startOverride w:val="1"/>
    </w:lvlOverride>
  </w:num>
  <w:num w:numId="22" w16cid:durableId="1193811404">
    <w:abstractNumId w:val="4"/>
  </w:num>
  <w:num w:numId="23" w16cid:durableId="2033452420">
    <w:abstractNumId w:val="83"/>
    <w:lvlOverride w:ilvl="0">
      <w:startOverride w:val="1"/>
    </w:lvlOverride>
  </w:num>
  <w:num w:numId="24" w16cid:durableId="835459951">
    <w:abstractNumId w:val="83"/>
    <w:lvlOverride w:ilvl="0">
      <w:startOverride w:val="1"/>
    </w:lvlOverride>
  </w:num>
  <w:num w:numId="25" w16cid:durableId="524178689">
    <w:abstractNumId w:val="83"/>
    <w:lvlOverride w:ilvl="0">
      <w:startOverride w:val="1"/>
    </w:lvlOverride>
  </w:num>
  <w:num w:numId="26" w16cid:durableId="926186660">
    <w:abstractNumId w:val="83"/>
    <w:lvlOverride w:ilvl="0">
      <w:startOverride w:val="1"/>
    </w:lvlOverride>
  </w:num>
  <w:num w:numId="27" w16cid:durableId="1868986581">
    <w:abstractNumId w:val="83"/>
    <w:lvlOverride w:ilvl="0">
      <w:startOverride w:val="1"/>
    </w:lvlOverride>
  </w:num>
  <w:num w:numId="28" w16cid:durableId="891116176">
    <w:abstractNumId w:val="83"/>
  </w:num>
  <w:num w:numId="29" w16cid:durableId="428814642">
    <w:abstractNumId w:val="23"/>
  </w:num>
  <w:num w:numId="30" w16cid:durableId="1628971454">
    <w:abstractNumId w:val="45"/>
  </w:num>
  <w:num w:numId="31" w16cid:durableId="1889535252">
    <w:abstractNumId w:val="50"/>
  </w:num>
  <w:num w:numId="32" w16cid:durableId="1178079546">
    <w:abstractNumId w:val="83"/>
    <w:lvlOverride w:ilvl="0">
      <w:startOverride w:val="1"/>
    </w:lvlOverride>
  </w:num>
  <w:num w:numId="33" w16cid:durableId="1778909246">
    <w:abstractNumId w:val="82"/>
  </w:num>
  <w:num w:numId="34" w16cid:durableId="350836478">
    <w:abstractNumId w:val="83"/>
    <w:lvlOverride w:ilvl="0">
      <w:startOverride w:val="1"/>
    </w:lvlOverride>
  </w:num>
  <w:num w:numId="35" w16cid:durableId="1999115436">
    <w:abstractNumId w:val="83"/>
    <w:lvlOverride w:ilvl="0">
      <w:startOverride w:val="1"/>
    </w:lvlOverride>
  </w:num>
  <w:num w:numId="36" w16cid:durableId="1995329769">
    <w:abstractNumId w:val="83"/>
    <w:lvlOverride w:ilvl="0">
      <w:startOverride w:val="1"/>
    </w:lvlOverride>
  </w:num>
  <w:num w:numId="37" w16cid:durableId="319306444">
    <w:abstractNumId w:val="83"/>
    <w:lvlOverride w:ilvl="0">
      <w:startOverride w:val="1"/>
    </w:lvlOverride>
  </w:num>
  <w:num w:numId="38" w16cid:durableId="1195731618">
    <w:abstractNumId w:val="109"/>
  </w:num>
  <w:num w:numId="39" w16cid:durableId="2126461652">
    <w:abstractNumId w:val="28"/>
  </w:num>
  <w:num w:numId="40" w16cid:durableId="934552315">
    <w:abstractNumId w:val="96"/>
  </w:num>
  <w:num w:numId="41" w16cid:durableId="1384065546">
    <w:abstractNumId w:val="98"/>
  </w:num>
  <w:num w:numId="42" w16cid:durableId="1715349706">
    <w:abstractNumId w:val="11"/>
  </w:num>
  <w:num w:numId="43" w16cid:durableId="2107118314">
    <w:abstractNumId w:val="65"/>
  </w:num>
  <w:num w:numId="44" w16cid:durableId="439227167">
    <w:abstractNumId w:val="62"/>
  </w:num>
  <w:num w:numId="45" w16cid:durableId="853232193">
    <w:abstractNumId w:val="83"/>
    <w:lvlOverride w:ilvl="0">
      <w:startOverride w:val="1"/>
    </w:lvlOverride>
  </w:num>
  <w:num w:numId="46" w16cid:durableId="819612232">
    <w:abstractNumId w:val="83"/>
    <w:lvlOverride w:ilvl="0">
      <w:startOverride w:val="1"/>
    </w:lvlOverride>
  </w:num>
  <w:num w:numId="47" w16cid:durableId="2012561060">
    <w:abstractNumId w:val="83"/>
    <w:lvlOverride w:ilvl="0">
      <w:startOverride w:val="1"/>
    </w:lvlOverride>
  </w:num>
  <w:num w:numId="48" w16cid:durableId="1076437337">
    <w:abstractNumId w:val="83"/>
    <w:lvlOverride w:ilvl="0">
      <w:startOverride w:val="1"/>
    </w:lvlOverride>
  </w:num>
  <w:num w:numId="49" w16cid:durableId="932973915">
    <w:abstractNumId w:val="83"/>
    <w:lvlOverride w:ilvl="0">
      <w:startOverride w:val="1"/>
    </w:lvlOverride>
  </w:num>
  <w:num w:numId="50" w16cid:durableId="640501242">
    <w:abstractNumId w:val="83"/>
    <w:lvlOverride w:ilvl="0">
      <w:startOverride w:val="1"/>
    </w:lvlOverride>
  </w:num>
  <w:num w:numId="51" w16cid:durableId="1734307555">
    <w:abstractNumId w:val="54"/>
  </w:num>
  <w:num w:numId="52" w16cid:durableId="847670958">
    <w:abstractNumId w:val="83"/>
    <w:lvlOverride w:ilvl="0">
      <w:startOverride w:val="1"/>
    </w:lvlOverride>
  </w:num>
  <w:num w:numId="53" w16cid:durableId="2026784928">
    <w:abstractNumId w:val="83"/>
    <w:lvlOverride w:ilvl="0">
      <w:startOverride w:val="1"/>
    </w:lvlOverride>
  </w:num>
  <w:num w:numId="54" w16cid:durableId="513886046">
    <w:abstractNumId w:val="83"/>
  </w:num>
  <w:num w:numId="55" w16cid:durableId="1671639617">
    <w:abstractNumId w:val="83"/>
    <w:lvlOverride w:ilvl="0">
      <w:startOverride w:val="1"/>
    </w:lvlOverride>
  </w:num>
  <w:num w:numId="56" w16cid:durableId="465393617">
    <w:abstractNumId w:val="83"/>
    <w:lvlOverride w:ilvl="0">
      <w:startOverride w:val="1"/>
    </w:lvlOverride>
  </w:num>
  <w:num w:numId="57" w16cid:durableId="1247378495">
    <w:abstractNumId w:val="83"/>
    <w:lvlOverride w:ilvl="0">
      <w:startOverride w:val="1"/>
    </w:lvlOverride>
  </w:num>
  <w:num w:numId="58" w16cid:durableId="1168984250">
    <w:abstractNumId w:val="22"/>
  </w:num>
  <w:num w:numId="59" w16cid:durableId="1674264714">
    <w:abstractNumId w:val="83"/>
    <w:lvlOverride w:ilvl="0">
      <w:startOverride w:val="2"/>
    </w:lvlOverride>
  </w:num>
  <w:num w:numId="60" w16cid:durableId="199365345">
    <w:abstractNumId w:val="33"/>
  </w:num>
  <w:num w:numId="61" w16cid:durableId="198591294">
    <w:abstractNumId w:val="19"/>
  </w:num>
  <w:num w:numId="62" w16cid:durableId="588931082">
    <w:abstractNumId w:val="73"/>
  </w:num>
  <w:num w:numId="63" w16cid:durableId="1141458085">
    <w:abstractNumId w:val="57"/>
  </w:num>
  <w:num w:numId="64" w16cid:durableId="213129481">
    <w:abstractNumId w:val="16"/>
  </w:num>
  <w:num w:numId="65" w16cid:durableId="576404952">
    <w:abstractNumId w:val="106"/>
  </w:num>
  <w:num w:numId="66" w16cid:durableId="1323892860">
    <w:abstractNumId w:val="83"/>
    <w:lvlOverride w:ilvl="0">
      <w:startOverride w:val="1"/>
    </w:lvlOverride>
  </w:num>
  <w:num w:numId="67" w16cid:durableId="1995454631">
    <w:abstractNumId w:val="6"/>
  </w:num>
  <w:num w:numId="68" w16cid:durableId="2028023690">
    <w:abstractNumId w:val="83"/>
    <w:lvlOverride w:ilvl="0">
      <w:startOverride w:val="5"/>
    </w:lvlOverride>
  </w:num>
  <w:num w:numId="69" w16cid:durableId="1375351415">
    <w:abstractNumId w:val="83"/>
    <w:lvlOverride w:ilvl="0">
      <w:startOverride w:val="1"/>
    </w:lvlOverride>
  </w:num>
  <w:num w:numId="70" w16cid:durableId="187069266">
    <w:abstractNumId w:val="83"/>
    <w:lvlOverride w:ilvl="0">
      <w:startOverride w:val="1"/>
    </w:lvlOverride>
  </w:num>
  <w:num w:numId="71" w16cid:durableId="411784188">
    <w:abstractNumId w:val="83"/>
    <w:lvlOverride w:ilvl="0">
      <w:startOverride w:val="1"/>
    </w:lvlOverride>
  </w:num>
  <w:num w:numId="72" w16cid:durableId="368142448">
    <w:abstractNumId w:val="83"/>
    <w:lvlOverride w:ilvl="0">
      <w:startOverride w:val="1"/>
    </w:lvlOverride>
  </w:num>
  <w:num w:numId="73" w16cid:durableId="339629203">
    <w:abstractNumId w:val="66"/>
  </w:num>
  <w:num w:numId="74" w16cid:durableId="1377314860">
    <w:abstractNumId w:val="83"/>
    <w:lvlOverride w:ilvl="0">
      <w:startOverride w:val="1"/>
    </w:lvlOverride>
  </w:num>
  <w:num w:numId="75" w16cid:durableId="2010909211">
    <w:abstractNumId w:val="83"/>
    <w:lvlOverride w:ilvl="0">
      <w:startOverride w:val="1"/>
    </w:lvlOverride>
  </w:num>
  <w:num w:numId="76" w16cid:durableId="968315303">
    <w:abstractNumId w:val="83"/>
    <w:lvlOverride w:ilvl="0">
      <w:startOverride w:val="1"/>
    </w:lvlOverride>
  </w:num>
  <w:num w:numId="77" w16cid:durableId="1051419633">
    <w:abstractNumId w:val="83"/>
    <w:lvlOverride w:ilvl="0">
      <w:startOverride w:val="1"/>
    </w:lvlOverride>
  </w:num>
  <w:num w:numId="78" w16cid:durableId="1638873516">
    <w:abstractNumId w:val="83"/>
    <w:lvlOverride w:ilvl="0">
      <w:startOverride w:val="1"/>
    </w:lvlOverride>
  </w:num>
  <w:num w:numId="79" w16cid:durableId="501824284">
    <w:abstractNumId w:val="69"/>
  </w:num>
  <w:num w:numId="80" w16cid:durableId="1567953716">
    <w:abstractNumId w:val="72"/>
  </w:num>
  <w:num w:numId="81" w16cid:durableId="1966619400">
    <w:abstractNumId w:val="24"/>
  </w:num>
  <w:num w:numId="82" w16cid:durableId="775057803">
    <w:abstractNumId w:val="83"/>
    <w:lvlOverride w:ilvl="0">
      <w:startOverride w:val="1"/>
    </w:lvlOverride>
  </w:num>
  <w:num w:numId="83" w16cid:durableId="229538863">
    <w:abstractNumId w:val="83"/>
    <w:lvlOverride w:ilvl="0">
      <w:startOverride w:val="1"/>
    </w:lvlOverride>
  </w:num>
  <w:num w:numId="84" w16cid:durableId="882983321">
    <w:abstractNumId w:val="83"/>
    <w:lvlOverride w:ilvl="0">
      <w:startOverride w:val="1"/>
    </w:lvlOverride>
  </w:num>
  <w:num w:numId="85" w16cid:durableId="763646958">
    <w:abstractNumId w:val="41"/>
  </w:num>
  <w:num w:numId="86" w16cid:durableId="807280939">
    <w:abstractNumId w:val="108"/>
  </w:num>
  <w:num w:numId="87" w16cid:durableId="1677465349">
    <w:abstractNumId w:val="91"/>
  </w:num>
  <w:num w:numId="88" w16cid:durableId="1987465284">
    <w:abstractNumId w:val="51"/>
  </w:num>
  <w:num w:numId="89" w16cid:durableId="401608138">
    <w:abstractNumId w:val="38"/>
  </w:num>
  <w:num w:numId="90" w16cid:durableId="304435297">
    <w:abstractNumId w:val="5"/>
  </w:num>
  <w:num w:numId="91" w16cid:durableId="1517189362">
    <w:abstractNumId w:val="83"/>
    <w:lvlOverride w:ilvl="0">
      <w:startOverride w:val="1"/>
    </w:lvlOverride>
  </w:num>
  <w:num w:numId="92" w16cid:durableId="1944650316">
    <w:abstractNumId w:val="83"/>
    <w:lvlOverride w:ilvl="0">
      <w:startOverride w:val="1"/>
    </w:lvlOverride>
  </w:num>
  <w:num w:numId="93" w16cid:durableId="1854373014">
    <w:abstractNumId w:val="83"/>
    <w:lvlOverride w:ilvl="0">
      <w:startOverride w:val="1"/>
    </w:lvlOverride>
  </w:num>
  <w:num w:numId="94" w16cid:durableId="1522932160">
    <w:abstractNumId w:val="83"/>
    <w:lvlOverride w:ilvl="0">
      <w:startOverride w:val="1"/>
    </w:lvlOverride>
  </w:num>
  <w:num w:numId="95" w16cid:durableId="571156977">
    <w:abstractNumId w:val="58"/>
  </w:num>
  <w:num w:numId="96" w16cid:durableId="1199970755">
    <w:abstractNumId w:val="21"/>
  </w:num>
  <w:num w:numId="97" w16cid:durableId="772556864">
    <w:abstractNumId w:val="94"/>
  </w:num>
  <w:num w:numId="98" w16cid:durableId="2116096098">
    <w:abstractNumId w:val="35"/>
  </w:num>
  <w:num w:numId="99" w16cid:durableId="1719014708">
    <w:abstractNumId w:val="93"/>
  </w:num>
  <w:num w:numId="100" w16cid:durableId="875890153">
    <w:abstractNumId w:val="48"/>
  </w:num>
  <w:num w:numId="101" w16cid:durableId="1820538098">
    <w:abstractNumId w:val="92"/>
  </w:num>
  <w:num w:numId="102" w16cid:durableId="389698456">
    <w:abstractNumId w:val="74"/>
  </w:num>
  <w:num w:numId="103" w16cid:durableId="1063673622">
    <w:abstractNumId w:val="88"/>
  </w:num>
  <w:num w:numId="104" w16cid:durableId="926961292">
    <w:abstractNumId w:val="86"/>
  </w:num>
  <w:num w:numId="105" w16cid:durableId="1341423324">
    <w:abstractNumId w:val="12"/>
  </w:num>
  <w:num w:numId="106" w16cid:durableId="1279602441">
    <w:abstractNumId w:val="1"/>
  </w:num>
  <w:num w:numId="107" w16cid:durableId="457451070">
    <w:abstractNumId w:val="85"/>
  </w:num>
  <w:num w:numId="108" w16cid:durableId="1276064677">
    <w:abstractNumId w:val="102"/>
  </w:num>
  <w:num w:numId="109" w16cid:durableId="92097346">
    <w:abstractNumId w:val="67"/>
  </w:num>
  <w:num w:numId="110" w16cid:durableId="495849047">
    <w:abstractNumId w:val="63"/>
  </w:num>
  <w:num w:numId="111" w16cid:durableId="1914852443">
    <w:abstractNumId w:val="89"/>
  </w:num>
  <w:num w:numId="112" w16cid:durableId="554394569">
    <w:abstractNumId w:val="80"/>
  </w:num>
  <w:num w:numId="113" w16cid:durableId="815613289">
    <w:abstractNumId w:val="7"/>
  </w:num>
  <w:num w:numId="114" w16cid:durableId="613052017">
    <w:abstractNumId w:val="49"/>
  </w:num>
  <w:num w:numId="115" w16cid:durableId="368147403">
    <w:abstractNumId w:val="64"/>
  </w:num>
  <w:num w:numId="116" w16cid:durableId="1072002472">
    <w:abstractNumId w:val="104"/>
  </w:num>
  <w:num w:numId="117" w16cid:durableId="1525559288">
    <w:abstractNumId w:val="97"/>
  </w:num>
  <w:num w:numId="118" w16cid:durableId="1910462394">
    <w:abstractNumId w:val="107"/>
  </w:num>
  <w:num w:numId="119" w16cid:durableId="587932917">
    <w:abstractNumId w:val="29"/>
  </w:num>
  <w:num w:numId="120" w16cid:durableId="122240702">
    <w:abstractNumId w:val="76"/>
  </w:num>
  <w:num w:numId="121" w16cid:durableId="969941081">
    <w:abstractNumId w:val="31"/>
  </w:num>
  <w:num w:numId="122" w16cid:durableId="802239188">
    <w:abstractNumId w:val="77"/>
  </w:num>
  <w:num w:numId="123" w16cid:durableId="1777748315">
    <w:abstractNumId w:val="26"/>
  </w:num>
  <w:num w:numId="124" w16cid:durableId="499858772">
    <w:abstractNumId w:val="78"/>
  </w:num>
  <w:num w:numId="125" w16cid:durableId="1102258152">
    <w:abstractNumId w:val="37"/>
  </w:num>
  <w:num w:numId="126" w16cid:durableId="1197084076">
    <w:abstractNumId w:val="32"/>
  </w:num>
  <w:num w:numId="127" w16cid:durableId="2037153222">
    <w:abstractNumId w:val="56"/>
  </w:num>
  <w:num w:numId="128" w16cid:durableId="1197306179">
    <w:abstractNumId w:val="52"/>
  </w:num>
  <w:num w:numId="129" w16cid:durableId="243884697">
    <w:abstractNumId w:val="46"/>
  </w:num>
  <w:num w:numId="130" w16cid:durableId="1322544176">
    <w:abstractNumId w:val="84"/>
  </w:num>
  <w:num w:numId="131" w16cid:durableId="203249312">
    <w:abstractNumId w:val="8"/>
  </w:num>
  <w:num w:numId="132" w16cid:durableId="985819524">
    <w:abstractNumId w:val="30"/>
  </w:num>
  <w:num w:numId="133" w16cid:durableId="1969310130">
    <w:abstractNumId w:val="0"/>
  </w:num>
  <w:num w:numId="134" w16cid:durableId="1012802345">
    <w:abstractNumId w:val="17"/>
  </w:num>
  <w:num w:numId="135" w16cid:durableId="361977328">
    <w:abstractNumId w:val="15"/>
  </w:num>
  <w:num w:numId="136" w16cid:durableId="1456019873">
    <w:abstractNumId w:val="61"/>
  </w:num>
  <w:num w:numId="137" w16cid:durableId="1881629230">
    <w:abstractNumId w:val="25"/>
  </w:num>
  <w:num w:numId="138" w16cid:durableId="1334844112">
    <w:abstractNumId w:val="27"/>
  </w:num>
  <w:num w:numId="139" w16cid:durableId="1632247240">
    <w:abstractNumId w:val="87"/>
  </w:num>
  <w:num w:numId="140" w16cid:durableId="124664374">
    <w:abstractNumId w:val="70"/>
  </w:num>
  <w:num w:numId="141" w16cid:durableId="1270700172">
    <w:abstractNumId w:val="83"/>
    <w:lvlOverride w:ilvl="0">
      <w:startOverride w:val="1"/>
    </w:lvlOverride>
  </w:num>
  <w:num w:numId="142" w16cid:durableId="480731750">
    <w:abstractNumId w:val="83"/>
    <w:lvlOverride w:ilvl="0">
      <w:startOverride w:val="1"/>
    </w:lvlOverride>
  </w:num>
  <w:num w:numId="143" w16cid:durableId="515313227">
    <w:abstractNumId w:val="83"/>
    <w:lvlOverride w:ilvl="0">
      <w:startOverride w:val="1"/>
    </w:lvlOverride>
  </w:num>
  <w:num w:numId="144" w16cid:durableId="823083249">
    <w:abstractNumId w:val="83"/>
    <w:lvlOverride w:ilvl="0">
      <w:startOverride w:val="1"/>
    </w:lvlOverride>
  </w:num>
  <w:num w:numId="145" w16cid:durableId="1017344858">
    <w:abstractNumId w:val="9"/>
  </w:num>
  <w:num w:numId="146" w16cid:durableId="334655969">
    <w:abstractNumId w:val="87"/>
  </w:num>
  <w:num w:numId="147" w16cid:durableId="1717582773">
    <w:abstractNumId w:val="68"/>
  </w:num>
  <w:num w:numId="148" w16cid:durableId="620692025">
    <w:abstractNumId w:val="105"/>
  </w:num>
  <w:num w:numId="149" w16cid:durableId="1492020680">
    <w:abstractNumId w:val="71"/>
  </w:num>
  <w:num w:numId="150" w16cid:durableId="833910199">
    <w:abstractNumId w:val="44"/>
  </w:num>
  <w:num w:numId="151" w16cid:durableId="523447388">
    <w:abstractNumId w:val="59"/>
  </w:num>
  <w:num w:numId="152" w16cid:durableId="951936485">
    <w:abstractNumId w:val="100"/>
  </w:num>
  <w:num w:numId="153" w16cid:durableId="1682393963">
    <w:abstractNumId w:val="75"/>
  </w:num>
  <w:num w:numId="154" w16cid:durableId="1562642871">
    <w:abstractNumId w:val="83"/>
    <w:lvlOverride w:ilvl="0">
      <w:startOverride w:val="18"/>
    </w:lvlOverride>
  </w:num>
  <w:num w:numId="155" w16cid:durableId="244459831">
    <w:abstractNumId w:val="83"/>
  </w:num>
  <w:num w:numId="156" w16cid:durableId="1552574643">
    <w:abstractNumId w:val="47"/>
  </w:num>
  <w:num w:numId="157" w16cid:durableId="693964069">
    <w:abstractNumId w:val="2"/>
  </w:num>
  <w:num w:numId="158" w16cid:durableId="1487622133">
    <w:abstractNumId w:val="83"/>
    <w:lvlOverride w:ilvl="0">
      <w:startOverride w:val="19"/>
    </w:lvlOverride>
  </w:num>
  <w:num w:numId="159" w16cid:durableId="2036152545">
    <w:abstractNumId w:val="83"/>
    <w:lvlOverride w:ilvl="0">
      <w:startOverride w:val="10"/>
    </w:lvlOverride>
  </w:num>
  <w:num w:numId="160" w16cid:durableId="167214345">
    <w:abstractNumId w:val="42"/>
  </w:num>
  <w:num w:numId="161" w16cid:durableId="257180955">
    <w:abstractNumId w:val="79"/>
  </w:num>
  <w:num w:numId="162" w16cid:durableId="1413627434">
    <w:abstractNumId w:val="43"/>
  </w:num>
  <w:num w:numId="163" w16cid:durableId="834147131">
    <w:abstractNumId w:val="83"/>
    <w:lvlOverride w:ilvl="0">
      <w:startOverride w:val="1"/>
    </w:lvlOverride>
  </w:num>
  <w:num w:numId="164" w16cid:durableId="1013993796">
    <w:abstractNumId w:val="83"/>
    <w:lvlOverride w:ilvl="0">
      <w:startOverride w:val="1"/>
    </w:lvlOverride>
  </w:num>
  <w:num w:numId="165" w16cid:durableId="640231298">
    <w:abstractNumId w:val="83"/>
    <w:lvlOverride w:ilvl="0">
      <w:startOverride w:val="1"/>
    </w:lvlOverride>
  </w:num>
  <w:num w:numId="166" w16cid:durableId="616135612">
    <w:abstractNumId w:val="83"/>
    <w:lvlOverride w:ilvl="0">
      <w:startOverride w:val="1"/>
    </w:lvlOverride>
  </w:num>
  <w:num w:numId="167" w16cid:durableId="1061101011">
    <w:abstractNumId w:val="83"/>
    <w:lvlOverride w:ilvl="0">
      <w:startOverride w:val="1"/>
    </w:lvlOverride>
  </w:num>
  <w:num w:numId="168" w16cid:durableId="1864586717">
    <w:abstractNumId w:val="55"/>
  </w:num>
  <w:num w:numId="169" w16cid:durableId="927233769">
    <w:abstractNumId w:val="3"/>
  </w:num>
  <w:num w:numId="170" w16cid:durableId="145824131">
    <w:abstractNumId w:val="83"/>
    <w:lvlOverride w:ilvl="0">
      <w:startOverride w:val="1"/>
    </w:lvlOverride>
  </w:num>
  <w:num w:numId="171" w16cid:durableId="1028333051">
    <w:abstractNumId w:val="83"/>
    <w:lvlOverride w:ilvl="0">
      <w:startOverride w:val="1"/>
    </w:lvlOverride>
  </w:num>
  <w:num w:numId="172" w16cid:durableId="2046441030">
    <w:abstractNumId w:val="83"/>
    <w:lvlOverride w:ilvl="0">
      <w:startOverride w:val="2"/>
    </w:lvlOverride>
  </w:num>
  <w:num w:numId="173" w16cid:durableId="1707637948">
    <w:abstractNumId w:val="83"/>
    <w:lvlOverride w:ilvl="0">
      <w:startOverride w:val="2"/>
    </w:lvlOverride>
  </w:num>
  <w:num w:numId="174" w16cid:durableId="344674550">
    <w:abstractNumId w:val="83"/>
    <w:lvlOverride w:ilvl="0">
      <w:startOverride w:val="1"/>
    </w:lvlOverride>
  </w:num>
  <w:num w:numId="175" w16cid:durableId="1257907704">
    <w:abstractNumId w:val="83"/>
    <w:lvlOverride w:ilvl="0">
      <w:startOverride w:val="1"/>
    </w:lvlOverride>
  </w:num>
  <w:num w:numId="176" w16cid:durableId="889733989">
    <w:abstractNumId w:val="110"/>
  </w:num>
  <w:num w:numId="177" w16cid:durableId="1066145828">
    <w:abstractNumId w:val="18"/>
  </w:num>
  <w:num w:numId="178" w16cid:durableId="139469214">
    <w:abstractNumId w:val="10"/>
  </w:num>
  <w:num w:numId="179" w16cid:durableId="64493426">
    <w:abstractNumId w:val="13"/>
  </w:num>
  <w:num w:numId="180" w16cid:durableId="284579558">
    <w:abstractNumId w:val="83"/>
    <w:lvlOverride w:ilvl="0">
      <w:startOverride w:val="1"/>
    </w:lvlOverride>
  </w:num>
  <w:num w:numId="181" w16cid:durableId="1716809413">
    <w:abstractNumId w:val="83"/>
    <w:lvlOverride w:ilvl="0">
      <w:startOverride w:val="1"/>
    </w:lvlOverride>
  </w:num>
  <w:num w:numId="182" w16cid:durableId="59914158">
    <w:abstractNumId w:val="83"/>
    <w:lvlOverride w:ilvl="0">
      <w:startOverride w:val="1"/>
    </w:lvlOverride>
  </w:num>
  <w:num w:numId="183" w16cid:durableId="1223903631">
    <w:abstractNumId w:val="36"/>
  </w:num>
  <w:num w:numId="184" w16cid:durableId="241380144">
    <w:abstractNumId w:val="103"/>
  </w:num>
  <w:num w:numId="185" w16cid:durableId="413816287">
    <w:abstractNumId w:val="39"/>
  </w:num>
  <w:num w:numId="186" w16cid:durableId="65227146">
    <w:abstractNumId w:val="101"/>
  </w:num>
  <w:num w:numId="187" w16cid:durableId="487402709">
    <w:abstractNumId w:val="34"/>
  </w:num>
  <w:num w:numId="188" w16cid:durableId="922252853">
    <w:abstractNumId w:val="14"/>
  </w:num>
  <w:num w:numId="189" w16cid:durableId="220947808">
    <w:abstractNumId w:val="99"/>
  </w:num>
  <w:num w:numId="190" w16cid:durableId="1689864311">
    <w:abstractNumId w:val="40"/>
  </w:num>
  <w:num w:numId="191" w16cid:durableId="421141915">
    <w:abstractNumId w:val="53"/>
  </w:num>
  <w:num w:numId="192" w16cid:durableId="1555383270">
    <w:abstractNumId w:val="5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3" w16cid:durableId="1613711565">
    <w:abstractNumId w:val="5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39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Louis Liu">
    <w15:presenceInfo w15:providerId="AD" w15:userId="S::Louis_Liu@txone.com::5d5b23e7-fe4b-4bb2-804a-ef0435bfdb0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70BC"/>
    <w:rsid w:val="00001339"/>
    <w:rsid w:val="00001E30"/>
    <w:rsid w:val="00001F27"/>
    <w:rsid w:val="000034FD"/>
    <w:rsid w:val="00003902"/>
    <w:rsid w:val="000040B9"/>
    <w:rsid w:val="00004964"/>
    <w:rsid w:val="00004CC6"/>
    <w:rsid w:val="00005759"/>
    <w:rsid w:val="00005798"/>
    <w:rsid w:val="00006B67"/>
    <w:rsid w:val="00006F50"/>
    <w:rsid w:val="0000741F"/>
    <w:rsid w:val="00007AF5"/>
    <w:rsid w:val="00011300"/>
    <w:rsid w:val="000118B6"/>
    <w:rsid w:val="00012306"/>
    <w:rsid w:val="0001490E"/>
    <w:rsid w:val="00016569"/>
    <w:rsid w:val="000177E6"/>
    <w:rsid w:val="000204AB"/>
    <w:rsid w:val="00021359"/>
    <w:rsid w:val="000219AC"/>
    <w:rsid w:val="000225E0"/>
    <w:rsid w:val="00022FF2"/>
    <w:rsid w:val="00023135"/>
    <w:rsid w:val="00023229"/>
    <w:rsid w:val="00024639"/>
    <w:rsid w:val="0002648B"/>
    <w:rsid w:val="00027361"/>
    <w:rsid w:val="00027D68"/>
    <w:rsid w:val="00032348"/>
    <w:rsid w:val="000325D3"/>
    <w:rsid w:val="0003284E"/>
    <w:rsid w:val="000328CD"/>
    <w:rsid w:val="000328E2"/>
    <w:rsid w:val="00033D21"/>
    <w:rsid w:val="000340F5"/>
    <w:rsid w:val="00034F59"/>
    <w:rsid w:val="00034F97"/>
    <w:rsid w:val="00034FBD"/>
    <w:rsid w:val="00036946"/>
    <w:rsid w:val="00036E73"/>
    <w:rsid w:val="00036F1A"/>
    <w:rsid w:val="0004138C"/>
    <w:rsid w:val="00041759"/>
    <w:rsid w:val="00041A98"/>
    <w:rsid w:val="00041F8B"/>
    <w:rsid w:val="000434CC"/>
    <w:rsid w:val="000435FE"/>
    <w:rsid w:val="000436E6"/>
    <w:rsid w:val="00043E30"/>
    <w:rsid w:val="00043E8E"/>
    <w:rsid w:val="00044D8C"/>
    <w:rsid w:val="000451CD"/>
    <w:rsid w:val="00045961"/>
    <w:rsid w:val="00045B46"/>
    <w:rsid w:val="00046741"/>
    <w:rsid w:val="000468FD"/>
    <w:rsid w:val="0004704D"/>
    <w:rsid w:val="00047260"/>
    <w:rsid w:val="00050B0E"/>
    <w:rsid w:val="000513CA"/>
    <w:rsid w:val="00051473"/>
    <w:rsid w:val="000531DD"/>
    <w:rsid w:val="000534A0"/>
    <w:rsid w:val="000542B0"/>
    <w:rsid w:val="00054319"/>
    <w:rsid w:val="000547CF"/>
    <w:rsid w:val="00054F39"/>
    <w:rsid w:val="0005512E"/>
    <w:rsid w:val="00055B2B"/>
    <w:rsid w:val="000565EA"/>
    <w:rsid w:val="00056A93"/>
    <w:rsid w:val="00056B00"/>
    <w:rsid w:val="0005731D"/>
    <w:rsid w:val="00057406"/>
    <w:rsid w:val="00063298"/>
    <w:rsid w:val="00063B4E"/>
    <w:rsid w:val="00063F64"/>
    <w:rsid w:val="00064490"/>
    <w:rsid w:val="000653E9"/>
    <w:rsid w:val="00065471"/>
    <w:rsid w:val="00066505"/>
    <w:rsid w:val="00066522"/>
    <w:rsid w:val="00066E9F"/>
    <w:rsid w:val="0006701C"/>
    <w:rsid w:val="00067A53"/>
    <w:rsid w:val="0007049D"/>
    <w:rsid w:val="000721D6"/>
    <w:rsid w:val="00072FBE"/>
    <w:rsid w:val="000731C6"/>
    <w:rsid w:val="000741FE"/>
    <w:rsid w:val="000752C9"/>
    <w:rsid w:val="0007588C"/>
    <w:rsid w:val="00075C31"/>
    <w:rsid w:val="00077173"/>
    <w:rsid w:val="00077818"/>
    <w:rsid w:val="00081143"/>
    <w:rsid w:val="00081A78"/>
    <w:rsid w:val="00081FBB"/>
    <w:rsid w:val="0008232C"/>
    <w:rsid w:val="000834E3"/>
    <w:rsid w:val="00083571"/>
    <w:rsid w:val="000835DD"/>
    <w:rsid w:val="00083A29"/>
    <w:rsid w:val="0008507C"/>
    <w:rsid w:val="00087766"/>
    <w:rsid w:val="000879B8"/>
    <w:rsid w:val="000909FF"/>
    <w:rsid w:val="00090A8E"/>
    <w:rsid w:val="00091621"/>
    <w:rsid w:val="00091D74"/>
    <w:rsid w:val="00092763"/>
    <w:rsid w:val="00092AB3"/>
    <w:rsid w:val="00092FF7"/>
    <w:rsid w:val="00093084"/>
    <w:rsid w:val="000935DB"/>
    <w:rsid w:val="000938CF"/>
    <w:rsid w:val="00093E15"/>
    <w:rsid w:val="00093ED7"/>
    <w:rsid w:val="000941EB"/>
    <w:rsid w:val="00094593"/>
    <w:rsid w:val="000946AE"/>
    <w:rsid w:val="000949EC"/>
    <w:rsid w:val="00094C4D"/>
    <w:rsid w:val="00095BCD"/>
    <w:rsid w:val="00095F75"/>
    <w:rsid w:val="0009783D"/>
    <w:rsid w:val="000A142E"/>
    <w:rsid w:val="000A169F"/>
    <w:rsid w:val="000A1F7B"/>
    <w:rsid w:val="000A2CB8"/>
    <w:rsid w:val="000A3B7C"/>
    <w:rsid w:val="000A3CC6"/>
    <w:rsid w:val="000A4B61"/>
    <w:rsid w:val="000A51B0"/>
    <w:rsid w:val="000A548B"/>
    <w:rsid w:val="000A5801"/>
    <w:rsid w:val="000A5B08"/>
    <w:rsid w:val="000A6F1A"/>
    <w:rsid w:val="000A73EA"/>
    <w:rsid w:val="000A7F8D"/>
    <w:rsid w:val="000B02CB"/>
    <w:rsid w:val="000B0390"/>
    <w:rsid w:val="000B19BF"/>
    <w:rsid w:val="000B2E1F"/>
    <w:rsid w:val="000B2ECB"/>
    <w:rsid w:val="000B3084"/>
    <w:rsid w:val="000B3AE8"/>
    <w:rsid w:val="000B3D4C"/>
    <w:rsid w:val="000B481B"/>
    <w:rsid w:val="000B4D72"/>
    <w:rsid w:val="000B68D1"/>
    <w:rsid w:val="000C0BA8"/>
    <w:rsid w:val="000C1701"/>
    <w:rsid w:val="000C19B0"/>
    <w:rsid w:val="000C1BA8"/>
    <w:rsid w:val="000C22A7"/>
    <w:rsid w:val="000C2346"/>
    <w:rsid w:val="000C26AE"/>
    <w:rsid w:val="000C2DD3"/>
    <w:rsid w:val="000C32C5"/>
    <w:rsid w:val="000C3532"/>
    <w:rsid w:val="000C4315"/>
    <w:rsid w:val="000C46F4"/>
    <w:rsid w:val="000C48CA"/>
    <w:rsid w:val="000C62AC"/>
    <w:rsid w:val="000C7114"/>
    <w:rsid w:val="000C7168"/>
    <w:rsid w:val="000C74A3"/>
    <w:rsid w:val="000C7528"/>
    <w:rsid w:val="000D0366"/>
    <w:rsid w:val="000D0459"/>
    <w:rsid w:val="000D0A12"/>
    <w:rsid w:val="000D0CF6"/>
    <w:rsid w:val="000D0D93"/>
    <w:rsid w:val="000D1E3E"/>
    <w:rsid w:val="000D1EF3"/>
    <w:rsid w:val="000D2AB5"/>
    <w:rsid w:val="000D31AA"/>
    <w:rsid w:val="000D409B"/>
    <w:rsid w:val="000D44B7"/>
    <w:rsid w:val="000D49B9"/>
    <w:rsid w:val="000D52EF"/>
    <w:rsid w:val="000D63FE"/>
    <w:rsid w:val="000D6BDF"/>
    <w:rsid w:val="000D7147"/>
    <w:rsid w:val="000E07A2"/>
    <w:rsid w:val="000E0983"/>
    <w:rsid w:val="000E0B9E"/>
    <w:rsid w:val="000E0CCA"/>
    <w:rsid w:val="000E2011"/>
    <w:rsid w:val="000E2970"/>
    <w:rsid w:val="000E3419"/>
    <w:rsid w:val="000E595A"/>
    <w:rsid w:val="000E6B39"/>
    <w:rsid w:val="000E727C"/>
    <w:rsid w:val="000E793C"/>
    <w:rsid w:val="000E799C"/>
    <w:rsid w:val="000E7C0A"/>
    <w:rsid w:val="000F0CD8"/>
    <w:rsid w:val="000F2845"/>
    <w:rsid w:val="000F2C81"/>
    <w:rsid w:val="000F3032"/>
    <w:rsid w:val="000F4286"/>
    <w:rsid w:val="000F645D"/>
    <w:rsid w:val="000F7E7B"/>
    <w:rsid w:val="00100077"/>
    <w:rsid w:val="0010018D"/>
    <w:rsid w:val="001001A8"/>
    <w:rsid w:val="0010028E"/>
    <w:rsid w:val="00100515"/>
    <w:rsid w:val="001008DB"/>
    <w:rsid w:val="00101087"/>
    <w:rsid w:val="00101580"/>
    <w:rsid w:val="00101C75"/>
    <w:rsid w:val="00101EED"/>
    <w:rsid w:val="00103190"/>
    <w:rsid w:val="00103227"/>
    <w:rsid w:val="00103C25"/>
    <w:rsid w:val="0010407F"/>
    <w:rsid w:val="00104E78"/>
    <w:rsid w:val="0010548A"/>
    <w:rsid w:val="00105C2A"/>
    <w:rsid w:val="0010627A"/>
    <w:rsid w:val="00106D8D"/>
    <w:rsid w:val="0010713C"/>
    <w:rsid w:val="0011013C"/>
    <w:rsid w:val="00110229"/>
    <w:rsid w:val="00110478"/>
    <w:rsid w:val="001120B5"/>
    <w:rsid w:val="001126E2"/>
    <w:rsid w:val="0011283F"/>
    <w:rsid w:val="00113409"/>
    <w:rsid w:val="00113818"/>
    <w:rsid w:val="00113CDC"/>
    <w:rsid w:val="00114050"/>
    <w:rsid w:val="001140E1"/>
    <w:rsid w:val="00114261"/>
    <w:rsid w:val="00114D8B"/>
    <w:rsid w:val="00115CFC"/>
    <w:rsid w:val="00115D1D"/>
    <w:rsid w:val="00115FB1"/>
    <w:rsid w:val="00117727"/>
    <w:rsid w:val="00117794"/>
    <w:rsid w:val="00117E1C"/>
    <w:rsid w:val="00120203"/>
    <w:rsid w:val="0012087C"/>
    <w:rsid w:val="00121BFA"/>
    <w:rsid w:val="00121C5B"/>
    <w:rsid w:val="001224B5"/>
    <w:rsid w:val="001226E7"/>
    <w:rsid w:val="00122C08"/>
    <w:rsid w:val="0012446C"/>
    <w:rsid w:val="0012460F"/>
    <w:rsid w:val="0012472F"/>
    <w:rsid w:val="00125ACD"/>
    <w:rsid w:val="00126D84"/>
    <w:rsid w:val="00127058"/>
    <w:rsid w:val="0012716E"/>
    <w:rsid w:val="00127981"/>
    <w:rsid w:val="0013030B"/>
    <w:rsid w:val="00130441"/>
    <w:rsid w:val="00130F9B"/>
    <w:rsid w:val="00131125"/>
    <w:rsid w:val="0013153A"/>
    <w:rsid w:val="00132151"/>
    <w:rsid w:val="00133FE0"/>
    <w:rsid w:val="00134161"/>
    <w:rsid w:val="00134215"/>
    <w:rsid w:val="00134A9C"/>
    <w:rsid w:val="00135604"/>
    <w:rsid w:val="001361F1"/>
    <w:rsid w:val="00137010"/>
    <w:rsid w:val="001411FC"/>
    <w:rsid w:val="00141A3B"/>
    <w:rsid w:val="001423D8"/>
    <w:rsid w:val="00143B27"/>
    <w:rsid w:val="0014415B"/>
    <w:rsid w:val="001441E3"/>
    <w:rsid w:val="00144A25"/>
    <w:rsid w:val="001458D0"/>
    <w:rsid w:val="00145EB6"/>
    <w:rsid w:val="001465C0"/>
    <w:rsid w:val="00146A5A"/>
    <w:rsid w:val="00146C23"/>
    <w:rsid w:val="00147066"/>
    <w:rsid w:val="001474ED"/>
    <w:rsid w:val="00147DB2"/>
    <w:rsid w:val="00147DD2"/>
    <w:rsid w:val="00150B3B"/>
    <w:rsid w:val="00150E55"/>
    <w:rsid w:val="001512B0"/>
    <w:rsid w:val="001524D2"/>
    <w:rsid w:val="00152591"/>
    <w:rsid w:val="00153092"/>
    <w:rsid w:val="00153809"/>
    <w:rsid w:val="00153C7E"/>
    <w:rsid w:val="0015428E"/>
    <w:rsid w:val="00154FFD"/>
    <w:rsid w:val="00156645"/>
    <w:rsid w:val="00156729"/>
    <w:rsid w:val="001567DF"/>
    <w:rsid w:val="00157371"/>
    <w:rsid w:val="001573B2"/>
    <w:rsid w:val="0015771D"/>
    <w:rsid w:val="00160CF2"/>
    <w:rsid w:val="00162613"/>
    <w:rsid w:val="00162982"/>
    <w:rsid w:val="00163A4A"/>
    <w:rsid w:val="0016487E"/>
    <w:rsid w:val="00164D25"/>
    <w:rsid w:val="001652BF"/>
    <w:rsid w:val="00165C90"/>
    <w:rsid w:val="00166873"/>
    <w:rsid w:val="001673A0"/>
    <w:rsid w:val="00167463"/>
    <w:rsid w:val="001674EA"/>
    <w:rsid w:val="00167CEF"/>
    <w:rsid w:val="00170404"/>
    <w:rsid w:val="00170D98"/>
    <w:rsid w:val="00171DB3"/>
    <w:rsid w:val="00172748"/>
    <w:rsid w:val="00172C29"/>
    <w:rsid w:val="00172DE5"/>
    <w:rsid w:val="0017323C"/>
    <w:rsid w:val="001734CD"/>
    <w:rsid w:val="001756B8"/>
    <w:rsid w:val="00175E49"/>
    <w:rsid w:val="00176422"/>
    <w:rsid w:val="001766CC"/>
    <w:rsid w:val="00176DE4"/>
    <w:rsid w:val="00177089"/>
    <w:rsid w:val="00177555"/>
    <w:rsid w:val="00180309"/>
    <w:rsid w:val="00180C39"/>
    <w:rsid w:val="00181F9A"/>
    <w:rsid w:val="001826DE"/>
    <w:rsid w:val="0018376B"/>
    <w:rsid w:val="00183A65"/>
    <w:rsid w:val="00183FD4"/>
    <w:rsid w:val="00185637"/>
    <w:rsid w:val="001859A0"/>
    <w:rsid w:val="0018651B"/>
    <w:rsid w:val="001867E9"/>
    <w:rsid w:val="00186BFE"/>
    <w:rsid w:val="0018709E"/>
    <w:rsid w:val="00187622"/>
    <w:rsid w:val="00187E7A"/>
    <w:rsid w:val="001914B4"/>
    <w:rsid w:val="00191A06"/>
    <w:rsid w:val="00193167"/>
    <w:rsid w:val="0019377E"/>
    <w:rsid w:val="001938DF"/>
    <w:rsid w:val="001938E0"/>
    <w:rsid w:val="00193CAE"/>
    <w:rsid w:val="0019408E"/>
    <w:rsid w:val="00194944"/>
    <w:rsid w:val="00195607"/>
    <w:rsid w:val="00195E85"/>
    <w:rsid w:val="001967B6"/>
    <w:rsid w:val="00196A88"/>
    <w:rsid w:val="001A068D"/>
    <w:rsid w:val="001A0EFE"/>
    <w:rsid w:val="001A14F6"/>
    <w:rsid w:val="001A2132"/>
    <w:rsid w:val="001A2D96"/>
    <w:rsid w:val="001A3322"/>
    <w:rsid w:val="001A3C1D"/>
    <w:rsid w:val="001A4665"/>
    <w:rsid w:val="001A4668"/>
    <w:rsid w:val="001A48A4"/>
    <w:rsid w:val="001A59F8"/>
    <w:rsid w:val="001A654E"/>
    <w:rsid w:val="001A713F"/>
    <w:rsid w:val="001A733B"/>
    <w:rsid w:val="001A7BD5"/>
    <w:rsid w:val="001B0A11"/>
    <w:rsid w:val="001B1318"/>
    <w:rsid w:val="001B16BB"/>
    <w:rsid w:val="001B1847"/>
    <w:rsid w:val="001B1F0C"/>
    <w:rsid w:val="001B20A8"/>
    <w:rsid w:val="001B31BC"/>
    <w:rsid w:val="001B339B"/>
    <w:rsid w:val="001B3966"/>
    <w:rsid w:val="001B426A"/>
    <w:rsid w:val="001B445E"/>
    <w:rsid w:val="001B562A"/>
    <w:rsid w:val="001B649F"/>
    <w:rsid w:val="001B6646"/>
    <w:rsid w:val="001B7E45"/>
    <w:rsid w:val="001C0D57"/>
    <w:rsid w:val="001C2C61"/>
    <w:rsid w:val="001C3655"/>
    <w:rsid w:val="001C3C0E"/>
    <w:rsid w:val="001C4175"/>
    <w:rsid w:val="001C447A"/>
    <w:rsid w:val="001C4634"/>
    <w:rsid w:val="001C4985"/>
    <w:rsid w:val="001C63B2"/>
    <w:rsid w:val="001C681B"/>
    <w:rsid w:val="001C6861"/>
    <w:rsid w:val="001C751B"/>
    <w:rsid w:val="001C7C4B"/>
    <w:rsid w:val="001C7EE4"/>
    <w:rsid w:val="001D0828"/>
    <w:rsid w:val="001D0AAA"/>
    <w:rsid w:val="001D0B09"/>
    <w:rsid w:val="001D0B62"/>
    <w:rsid w:val="001D1071"/>
    <w:rsid w:val="001D1838"/>
    <w:rsid w:val="001D2977"/>
    <w:rsid w:val="001D2CFE"/>
    <w:rsid w:val="001D3D38"/>
    <w:rsid w:val="001D423E"/>
    <w:rsid w:val="001D45E2"/>
    <w:rsid w:val="001D4FAD"/>
    <w:rsid w:val="001D54CF"/>
    <w:rsid w:val="001D582F"/>
    <w:rsid w:val="001D5B7C"/>
    <w:rsid w:val="001D5C43"/>
    <w:rsid w:val="001D723C"/>
    <w:rsid w:val="001D7330"/>
    <w:rsid w:val="001E01EA"/>
    <w:rsid w:val="001E2574"/>
    <w:rsid w:val="001E37EB"/>
    <w:rsid w:val="001E3C4B"/>
    <w:rsid w:val="001E3CEF"/>
    <w:rsid w:val="001E3F1E"/>
    <w:rsid w:val="001E4527"/>
    <w:rsid w:val="001E5122"/>
    <w:rsid w:val="001E67A9"/>
    <w:rsid w:val="001E6982"/>
    <w:rsid w:val="001E6B08"/>
    <w:rsid w:val="001E6B18"/>
    <w:rsid w:val="001E6D92"/>
    <w:rsid w:val="001E72EA"/>
    <w:rsid w:val="001E7B42"/>
    <w:rsid w:val="001F04AF"/>
    <w:rsid w:val="001F0FC8"/>
    <w:rsid w:val="001F11C9"/>
    <w:rsid w:val="001F1364"/>
    <w:rsid w:val="001F15DF"/>
    <w:rsid w:val="001F2984"/>
    <w:rsid w:val="001F40A7"/>
    <w:rsid w:val="001F5C57"/>
    <w:rsid w:val="001F6D05"/>
    <w:rsid w:val="001F740F"/>
    <w:rsid w:val="001F7CF2"/>
    <w:rsid w:val="001F7D57"/>
    <w:rsid w:val="0020272E"/>
    <w:rsid w:val="002029A3"/>
    <w:rsid w:val="00202FC1"/>
    <w:rsid w:val="002036D8"/>
    <w:rsid w:val="002037C6"/>
    <w:rsid w:val="002041D5"/>
    <w:rsid w:val="00204782"/>
    <w:rsid w:val="00204C87"/>
    <w:rsid w:val="00205AFB"/>
    <w:rsid w:val="0020663D"/>
    <w:rsid w:val="0020684F"/>
    <w:rsid w:val="0020709A"/>
    <w:rsid w:val="0020723E"/>
    <w:rsid w:val="00207958"/>
    <w:rsid w:val="0021099B"/>
    <w:rsid w:val="00212DAE"/>
    <w:rsid w:val="002135A2"/>
    <w:rsid w:val="00214010"/>
    <w:rsid w:val="002144B4"/>
    <w:rsid w:val="002148CE"/>
    <w:rsid w:val="00214B76"/>
    <w:rsid w:val="00217994"/>
    <w:rsid w:val="00217CBE"/>
    <w:rsid w:val="00217EC9"/>
    <w:rsid w:val="00220FE9"/>
    <w:rsid w:val="002213AA"/>
    <w:rsid w:val="002215EA"/>
    <w:rsid w:val="00221C36"/>
    <w:rsid w:val="002228E9"/>
    <w:rsid w:val="00222985"/>
    <w:rsid w:val="00223212"/>
    <w:rsid w:val="00224D14"/>
    <w:rsid w:val="00225E02"/>
    <w:rsid w:val="00226224"/>
    <w:rsid w:val="00226AD2"/>
    <w:rsid w:val="00226D53"/>
    <w:rsid w:val="002270A2"/>
    <w:rsid w:val="00227E7F"/>
    <w:rsid w:val="002300A4"/>
    <w:rsid w:val="002300FD"/>
    <w:rsid w:val="0023015F"/>
    <w:rsid w:val="00230DDF"/>
    <w:rsid w:val="00231192"/>
    <w:rsid w:val="0023243B"/>
    <w:rsid w:val="00232726"/>
    <w:rsid w:val="00232EED"/>
    <w:rsid w:val="00233E08"/>
    <w:rsid w:val="00233F14"/>
    <w:rsid w:val="0023436B"/>
    <w:rsid w:val="002343E2"/>
    <w:rsid w:val="00236515"/>
    <w:rsid w:val="00236D6D"/>
    <w:rsid w:val="00236DC9"/>
    <w:rsid w:val="0023738B"/>
    <w:rsid w:val="00237577"/>
    <w:rsid w:val="00237B2F"/>
    <w:rsid w:val="00240F24"/>
    <w:rsid w:val="00241236"/>
    <w:rsid w:val="0024305B"/>
    <w:rsid w:val="00243C9C"/>
    <w:rsid w:val="00244456"/>
    <w:rsid w:val="00244843"/>
    <w:rsid w:val="00246F3F"/>
    <w:rsid w:val="0024751F"/>
    <w:rsid w:val="00247D00"/>
    <w:rsid w:val="00251796"/>
    <w:rsid w:val="00251835"/>
    <w:rsid w:val="00251854"/>
    <w:rsid w:val="00251EAB"/>
    <w:rsid w:val="00253D98"/>
    <w:rsid w:val="00253E27"/>
    <w:rsid w:val="002556BE"/>
    <w:rsid w:val="002565FD"/>
    <w:rsid w:val="00256C3F"/>
    <w:rsid w:val="00256F4D"/>
    <w:rsid w:val="00257474"/>
    <w:rsid w:val="00257736"/>
    <w:rsid w:val="00257B1D"/>
    <w:rsid w:val="00257E61"/>
    <w:rsid w:val="00260185"/>
    <w:rsid w:val="00260809"/>
    <w:rsid w:val="002609F1"/>
    <w:rsid w:val="00261505"/>
    <w:rsid w:val="00261841"/>
    <w:rsid w:val="00261BFE"/>
    <w:rsid w:val="00262433"/>
    <w:rsid w:val="002630B7"/>
    <w:rsid w:val="00263484"/>
    <w:rsid w:val="002638A0"/>
    <w:rsid w:val="0026568B"/>
    <w:rsid w:val="00265CCB"/>
    <w:rsid w:val="00265DE2"/>
    <w:rsid w:val="00267BF9"/>
    <w:rsid w:val="002706DE"/>
    <w:rsid w:val="002708F4"/>
    <w:rsid w:val="00270DCF"/>
    <w:rsid w:val="0027178A"/>
    <w:rsid w:val="002717B6"/>
    <w:rsid w:val="00271914"/>
    <w:rsid w:val="00271DF9"/>
    <w:rsid w:val="002720D3"/>
    <w:rsid w:val="00272362"/>
    <w:rsid w:val="00273564"/>
    <w:rsid w:val="0027373D"/>
    <w:rsid w:val="0027380F"/>
    <w:rsid w:val="00273E0F"/>
    <w:rsid w:val="002746CB"/>
    <w:rsid w:val="00274B85"/>
    <w:rsid w:val="00275F35"/>
    <w:rsid w:val="002764C9"/>
    <w:rsid w:val="002765CD"/>
    <w:rsid w:val="00276854"/>
    <w:rsid w:val="002770BF"/>
    <w:rsid w:val="002800C3"/>
    <w:rsid w:val="002800DE"/>
    <w:rsid w:val="00280CE4"/>
    <w:rsid w:val="00280F3A"/>
    <w:rsid w:val="00280FB8"/>
    <w:rsid w:val="0028177E"/>
    <w:rsid w:val="002817E9"/>
    <w:rsid w:val="00281961"/>
    <w:rsid w:val="00281D71"/>
    <w:rsid w:val="00281DC2"/>
    <w:rsid w:val="00282978"/>
    <w:rsid w:val="00283109"/>
    <w:rsid w:val="00285AD5"/>
    <w:rsid w:val="00285C4C"/>
    <w:rsid w:val="0028688D"/>
    <w:rsid w:val="00286C37"/>
    <w:rsid w:val="002875ED"/>
    <w:rsid w:val="002902B4"/>
    <w:rsid w:val="0029268C"/>
    <w:rsid w:val="00292DE2"/>
    <w:rsid w:val="002930BF"/>
    <w:rsid w:val="00293BC9"/>
    <w:rsid w:val="0029480B"/>
    <w:rsid w:val="002949E4"/>
    <w:rsid w:val="00295335"/>
    <w:rsid w:val="00295F39"/>
    <w:rsid w:val="00295F7B"/>
    <w:rsid w:val="00296744"/>
    <w:rsid w:val="0029751A"/>
    <w:rsid w:val="0029778A"/>
    <w:rsid w:val="002A0552"/>
    <w:rsid w:val="002A0AC6"/>
    <w:rsid w:val="002A1113"/>
    <w:rsid w:val="002A1766"/>
    <w:rsid w:val="002A2015"/>
    <w:rsid w:val="002A2080"/>
    <w:rsid w:val="002A21C7"/>
    <w:rsid w:val="002A21F8"/>
    <w:rsid w:val="002A3099"/>
    <w:rsid w:val="002A33C3"/>
    <w:rsid w:val="002A33C8"/>
    <w:rsid w:val="002A3C01"/>
    <w:rsid w:val="002A43C0"/>
    <w:rsid w:val="002A462D"/>
    <w:rsid w:val="002A5C0E"/>
    <w:rsid w:val="002A612C"/>
    <w:rsid w:val="002A66EE"/>
    <w:rsid w:val="002A68E5"/>
    <w:rsid w:val="002A6D34"/>
    <w:rsid w:val="002A70BC"/>
    <w:rsid w:val="002A7386"/>
    <w:rsid w:val="002B0378"/>
    <w:rsid w:val="002B078D"/>
    <w:rsid w:val="002B0D6D"/>
    <w:rsid w:val="002B1745"/>
    <w:rsid w:val="002B1A95"/>
    <w:rsid w:val="002B1C89"/>
    <w:rsid w:val="002B2208"/>
    <w:rsid w:val="002B2767"/>
    <w:rsid w:val="002B4E94"/>
    <w:rsid w:val="002B55BD"/>
    <w:rsid w:val="002B5921"/>
    <w:rsid w:val="002B62EF"/>
    <w:rsid w:val="002B7357"/>
    <w:rsid w:val="002B73A5"/>
    <w:rsid w:val="002C0BCD"/>
    <w:rsid w:val="002C17D2"/>
    <w:rsid w:val="002C2BFA"/>
    <w:rsid w:val="002C2EC9"/>
    <w:rsid w:val="002C30DD"/>
    <w:rsid w:val="002C3203"/>
    <w:rsid w:val="002C346A"/>
    <w:rsid w:val="002C3EE4"/>
    <w:rsid w:val="002C503C"/>
    <w:rsid w:val="002C7BE3"/>
    <w:rsid w:val="002D0A27"/>
    <w:rsid w:val="002D1120"/>
    <w:rsid w:val="002D158E"/>
    <w:rsid w:val="002D294A"/>
    <w:rsid w:val="002D3A5E"/>
    <w:rsid w:val="002D3F4B"/>
    <w:rsid w:val="002D438E"/>
    <w:rsid w:val="002D4D80"/>
    <w:rsid w:val="002D5309"/>
    <w:rsid w:val="002D5978"/>
    <w:rsid w:val="002D5E12"/>
    <w:rsid w:val="002D6295"/>
    <w:rsid w:val="002D68C3"/>
    <w:rsid w:val="002D70B9"/>
    <w:rsid w:val="002E034F"/>
    <w:rsid w:val="002E05EE"/>
    <w:rsid w:val="002E0E47"/>
    <w:rsid w:val="002E0F46"/>
    <w:rsid w:val="002E16C2"/>
    <w:rsid w:val="002E16DE"/>
    <w:rsid w:val="002E1D19"/>
    <w:rsid w:val="002E2CA9"/>
    <w:rsid w:val="002E2E28"/>
    <w:rsid w:val="002E40FB"/>
    <w:rsid w:val="002E4120"/>
    <w:rsid w:val="002E4B61"/>
    <w:rsid w:val="002E547C"/>
    <w:rsid w:val="002E576B"/>
    <w:rsid w:val="002E5E1D"/>
    <w:rsid w:val="002E6451"/>
    <w:rsid w:val="002E74AC"/>
    <w:rsid w:val="002E7C1C"/>
    <w:rsid w:val="002F0C88"/>
    <w:rsid w:val="002F1B76"/>
    <w:rsid w:val="002F2488"/>
    <w:rsid w:val="002F2BB6"/>
    <w:rsid w:val="002F2C25"/>
    <w:rsid w:val="002F2DBC"/>
    <w:rsid w:val="002F306F"/>
    <w:rsid w:val="002F37A5"/>
    <w:rsid w:val="002F3994"/>
    <w:rsid w:val="002F3D7F"/>
    <w:rsid w:val="002F3DB4"/>
    <w:rsid w:val="002F46C1"/>
    <w:rsid w:val="002F5800"/>
    <w:rsid w:val="002F5F0D"/>
    <w:rsid w:val="002F616E"/>
    <w:rsid w:val="002F78F4"/>
    <w:rsid w:val="00300524"/>
    <w:rsid w:val="0030052D"/>
    <w:rsid w:val="003007AC"/>
    <w:rsid w:val="003008B6"/>
    <w:rsid w:val="00300BA7"/>
    <w:rsid w:val="003011BD"/>
    <w:rsid w:val="003015BE"/>
    <w:rsid w:val="003019EC"/>
    <w:rsid w:val="003025B9"/>
    <w:rsid w:val="00303681"/>
    <w:rsid w:val="00303CBA"/>
    <w:rsid w:val="00304077"/>
    <w:rsid w:val="00305013"/>
    <w:rsid w:val="00306806"/>
    <w:rsid w:val="00307A5B"/>
    <w:rsid w:val="00307AA1"/>
    <w:rsid w:val="00310080"/>
    <w:rsid w:val="003107D4"/>
    <w:rsid w:val="0031099B"/>
    <w:rsid w:val="00311E2C"/>
    <w:rsid w:val="00312AA1"/>
    <w:rsid w:val="00312D0F"/>
    <w:rsid w:val="00313425"/>
    <w:rsid w:val="003142F2"/>
    <w:rsid w:val="0031487F"/>
    <w:rsid w:val="00314889"/>
    <w:rsid w:val="003157DD"/>
    <w:rsid w:val="00316C63"/>
    <w:rsid w:val="00316D4F"/>
    <w:rsid w:val="0031751B"/>
    <w:rsid w:val="00317EBF"/>
    <w:rsid w:val="003211A9"/>
    <w:rsid w:val="00321EF2"/>
    <w:rsid w:val="00321F6A"/>
    <w:rsid w:val="003244E4"/>
    <w:rsid w:val="003256E2"/>
    <w:rsid w:val="00325B4B"/>
    <w:rsid w:val="00325BC3"/>
    <w:rsid w:val="00325E49"/>
    <w:rsid w:val="00325E79"/>
    <w:rsid w:val="003261D5"/>
    <w:rsid w:val="003262C6"/>
    <w:rsid w:val="00327571"/>
    <w:rsid w:val="00327FD4"/>
    <w:rsid w:val="00330A40"/>
    <w:rsid w:val="00330F0C"/>
    <w:rsid w:val="00331CDE"/>
    <w:rsid w:val="00332C45"/>
    <w:rsid w:val="003330A8"/>
    <w:rsid w:val="00333177"/>
    <w:rsid w:val="003331DB"/>
    <w:rsid w:val="0033341D"/>
    <w:rsid w:val="00333476"/>
    <w:rsid w:val="003334DF"/>
    <w:rsid w:val="0033397C"/>
    <w:rsid w:val="00333BEA"/>
    <w:rsid w:val="0033416C"/>
    <w:rsid w:val="00335392"/>
    <w:rsid w:val="00335E78"/>
    <w:rsid w:val="00336AE2"/>
    <w:rsid w:val="00337D28"/>
    <w:rsid w:val="00337E41"/>
    <w:rsid w:val="003403B0"/>
    <w:rsid w:val="003410DF"/>
    <w:rsid w:val="0034127E"/>
    <w:rsid w:val="0034280A"/>
    <w:rsid w:val="003429C3"/>
    <w:rsid w:val="00342D89"/>
    <w:rsid w:val="0034308C"/>
    <w:rsid w:val="003441BC"/>
    <w:rsid w:val="00345845"/>
    <w:rsid w:val="003464A1"/>
    <w:rsid w:val="00346A9C"/>
    <w:rsid w:val="00346B31"/>
    <w:rsid w:val="00346F84"/>
    <w:rsid w:val="0034793E"/>
    <w:rsid w:val="00350CBD"/>
    <w:rsid w:val="0035106E"/>
    <w:rsid w:val="0035118E"/>
    <w:rsid w:val="0035173B"/>
    <w:rsid w:val="00351C43"/>
    <w:rsid w:val="003525CA"/>
    <w:rsid w:val="00352B76"/>
    <w:rsid w:val="00352BFB"/>
    <w:rsid w:val="00352E80"/>
    <w:rsid w:val="00353816"/>
    <w:rsid w:val="00353935"/>
    <w:rsid w:val="0035398D"/>
    <w:rsid w:val="00353BE3"/>
    <w:rsid w:val="003551E6"/>
    <w:rsid w:val="0035520D"/>
    <w:rsid w:val="003556A1"/>
    <w:rsid w:val="00355C57"/>
    <w:rsid w:val="003569D6"/>
    <w:rsid w:val="00356A7A"/>
    <w:rsid w:val="00356E20"/>
    <w:rsid w:val="00357152"/>
    <w:rsid w:val="00357D45"/>
    <w:rsid w:val="003600E5"/>
    <w:rsid w:val="003603DA"/>
    <w:rsid w:val="00360AC2"/>
    <w:rsid w:val="00361407"/>
    <w:rsid w:val="00361A1E"/>
    <w:rsid w:val="003626C6"/>
    <w:rsid w:val="00363321"/>
    <w:rsid w:val="00363557"/>
    <w:rsid w:val="00363AC0"/>
    <w:rsid w:val="003640EF"/>
    <w:rsid w:val="003648CA"/>
    <w:rsid w:val="00364DC9"/>
    <w:rsid w:val="00367BEA"/>
    <w:rsid w:val="00372123"/>
    <w:rsid w:val="003724AF"/>
    <w:rsid w:val="00372A9E"/>
    <w:rsid w:val="00375B14"/>
    <w:rsid w:val="003760BA"/>
    <w:rsid w:val="00376CFC"/>
    <w:rsid w:val="00377114"/>
    <w:rsid w:val="003777BF"/>
    <w:rsid w:val="00380D2E"/>
    <w:rsid w:val="0038133F"/>
    <w:rsid w:val="00381D7E"/>
    <w:rsid w:val="003822D5"/>
    <w:rsid w:val="003826BF"/>
    <w:rsid w:val="00383472"/>
    <w:rsid w:val="00383514"/>
    <w:rsid w:val="003836BE"/>
    <w:rsid w:val="0038411A"/>
    <w:rsid w:val="003849CB"/>
    <w:rsid w:val="00384F98"/>
    <w:rsid w:val="003854DC"/>
    <w:rsid w:val="00386098"/>
    <w:rsid w:val="003864B6"/>
    <w:rsid w:val="00386868"/>
    <w:rsid w:val="00387724"/>
    <w:rsid w:val="00390720"/>
    <w:rsid w:val="003908AF"/>
    <w:rsid w:val="00390F8E"/>
    <w:rsid w:val="00391D4B"/>
    <w:rsid w:val="00392039"/>
    <w:rsid w:val="00392337"/>
    <w:rsid w:val="00392838"/>
    <w:rsid w:val="0039286C"/>
    <w:rsid w:val="00393261"/>
    <w:rsid w:val="003938A8"/>
    <w:rsid w:val="00393E62"/>
    <w:rsid w:val="003940EB"/>
    <w:rsid w:val="0039489C"/>
    <w:rsid w:val="00394BCB"/>
    <w:rsid w:val="00394D42"/>
    <w:rsid w:val="003952D8"/>
    <w:rsid w:val="00395AF5"/>
    <w:rsid w:val="00396816"/>
    <w:rsid w:val="00397561"/>
    <w:rsid w:val="003A170A"/>
    <w:rsid w:val="003A1D1A"/>
    <w:rsid w:val="003A1E67"/>
    <w:rsid w:val="003A22CD"/>
    <w:rsid w:val="003A23CE"/>
    <w:rsid w:val="003A271A"/>
    <w:rsid w:val="003A28B5"/>
    <w:rsid w:val="003A2AB9"/>
    <w:rsid w:val="003A2D9D"/>
    <w:rsid w:val="003A3FC9"/>
    <w:rsid w:val="003A4590"/>
    <w:rsid w:val="003A5048"/>
    <w:rsid w:val="003A56BE"/>
    <w:rsid w:val="003A79A9"/>
    <w:rsid w:val="003A7B5A"/>
    <w:rsid w:val="003B05DC"/>
    <w:rsid w:val="003B0D30"/>
    <w:rsid w:val="003B3C62"/>
    <w:rsid w:val="003B3D3F"/>
    <w:rsid w:val="003B3D46"/>
    <w:rsid w:val="003B4B90"/>
    <w:rsid w:val="003B544A"/>
    <w:rsid w:val="003B5CDB"/>
    <w:rsid w:val="003B6115"/>
    <w:rsid w:val="003B643B"/>
    <w:rsid w:val="003B68D0"/>
    <w:rsid w:val="003B6ABD"/>
    <w:rsid w:val="003B6F77"/>
    <w:rsid w:val="003B7F0C"/>
    <w:rsid w:val="003C037E"/>
    <w:rsid w:val="003C0FC4"/>
    <w:rsid w:val="003C25EF"/>
    <w:rsid w:val="003C2A64"/>
    <w:rsid w:val="003C2E1F"/>
    <w:rsid w:val="003C30DE"/>
    <w:rsid w:val="003C3803"/>
    <w:rsid w:val="003C4B51"/>
    <w:rsid w:val="003C5932"/>
    <w:rsid w:val="003C5A33"/>
    <w:rsid w:val="003C66A5"/>
    <w:rsid w:val="003C6E62"/>
    <w:rsid w:val="003D0769"/>
    <w:rsid w:val="003D1647"/>
    <w:rsid w:val="003D186A"/>
    <w:rsid w:val="003D2327"/>
    <w:rsid w:val="003D3372"/>
    <w:rsid w:val="003D3EA3"/>
    <w:rsid w:val="003D4497"/>
    <w:rsid w:val="003D4923"/>
    <w:rsid w:val="003D5670"/>
    <w:rsid w:val="003D56A4"/>
    <w:rsid w:val="003D7212"/>
    <w:rsid w:val="003D73FF"/>
    <w:rsid w:val="003D7755"/>
    <w:rsid w:val="003E0192"/>
    <w:rsid w:val="003E1494"/>
    <w:rsid w:val="003E1CA5"/>
    <w:rsid w:val="003E22BF"/>
    <w:rsid w:val="003E2651"/>
    <w:rsid w:val="003E31B2"/>
    <w:rsid w:val="003E3F85"/>
    <w:rsid w:val="003E4EB9"/>
    <w:rsid w:val="003E66ED"/>
    <w:rsid w:val="003F00C3"/>
    <w:rsid w:val="003F0FE1"/>
    <w:rsid w:val="003F2E5F"/>
    <w:rsid w:val="003F3073"/>
    <w:rsid w:val="003F31A0"/>
    <w:rsid w:val="003F3895"/>
    <w:rsid w:val="003F5170"/>
    <w:rsid w:val="003F5E42"/>
    <w:rsid w:val="003F6741"/>
    <w:rsid w:val="003F71C9"/>
    <w:rsid w:val="003F7340"/>
    <w:rsid w:val="003F7FDE"/>
    <w:rsid w:val="00400385"/>
    <w:rsid w:val="00400CC3"/>
    <w:rsid w:val="004011BA"/>
    <w:rsid w:val="004012EC"/>
    <w:rsid w:val="004012F9"/>
    <w:rsid w:val="00401775"/>
    <w:rsid w:val="00401D10"/>
    <w:rsid w:val="00401EC5"/>
    <w:rsid w:val="00405FC0"/>
    <w:rsid w:val="00406816"/>
    <w:rsid w:val="00406EC5"/>
    <w:rsid w:val="00407238"/>
    <w:rsid w:val="0040799D"/>
    <w:rsid w:val="00407F83"/>
    <w:rsid w:val="004110D1"/>
    <w:rsid w:val="00411CC1"/>
    <w:rsid w:val="00412EB2"/>
    <w:rsid w:val="00414392"/>
    <w:rsid w:val="0041497A"/>
    <w:rsid w:val="0041505C"/>
    <w:rsid w:val="00415461"/>
    <w:rsid w:val="00417C6E"/>
    <w:rsid w:val="00417E59"/>
    <w:rsid w:val="0042020C"/>
    <w:rsid w:val="004205B1"/>
    <w:rsid w:val="00420C35"/>
    <w:rsid w:val="00421464"/>
    <w:rsid w:val="004220E2"/>
    <w:rsid w:val="00422504"/>
    <w:rsid w:val="00422CC5"/>
    <w:rsid w:val="00424898"/>
    <w:rsid w:val="004248F9"/>
    <w:rsid w:val="00424BCC"/>
    <w:rsid w:val="00425555"/>
    <w:rsid w:val="00426773"/>
    <w:rsid w:val="00426774"/>
    <w:rsid w:val="004272F0"/>
    <w:rsid w:val="00430537"/>
    <w:rsid w:val="0043092F"/>
    <w:rsid w:val="00430F7E"/>
    <w:rsid w:val="00431081"/>
    <w:rsid w:val="00431263"/>
    <w:rsid w:val="004324D0"/>
    <w:rsid w:val="00432CD5"/>
    <w:rsid w:val="00433070"/>
    <w:rsid w:val="00433387"/>
    <w:rsid w:val="0043354A"/>
    <w:rsid w:val="00433ABA"/>
    <w:rsid w:val="00433E5C"/>
    <w:rsid w:val="00434321"/>
    <w:rsid w:val="00434530"/>
    <w:rsid w:val="00434744"/>
    <w:rsid w:val="0043478A"/>
    <w:rsid w:val="00434805"/>
    <w:rsid w:val="00435983"/>
    <w:rsid w:val="00435C1E"/>
    <w:rsid w:val="00435ECA"/>
    <w:rsid w:val="00435FA8"/>
    <w:rsid w:val="00436575"/>
    <w:rsid w:val="00436838"/>
    <w:rsid w:val="00437AC1"/>
    <w:rsid w:val="004404A7"/>
    <w:rsid w:val="00440F69"/>
    <w:rsid w:val="00441426"/>
    <w:rsid w:val="00442CC8"/>
    <w:rsid w:val="00444BDE"/>
    <w:rsid w:val="00444FB4"/>
    <w:rsid w:val="0044501F"/>
    <w:rsid w:val="00446306"/>
    <w:rsid w:val="0044664A"/>
    <w:rsid w:val="004471B3"/>
    <w:rsid w:val="004503B7"/>
    <w:rsid w:val="004509F0"/>
    <w:rsid w:val="00450A68"/>
    <w:rsid w:val="00450B89"/>
    <w:rsid w:val="00452BBF"/>
    <w:rsid w:val="00452E24"/>
    <w:rsid w:val="00453280"/>
    <w:rsid w:val="00453A9E"/>
    <w:rsid w:val="004543CA"/>
    <w:rsid w:val="00454C6B"/>
    <w:rsid w:val="004555EE"/>
    <w:rsid w:val="00455868"/>
    <w:rsid w:val="004559E6"/>
    <w:rsid w:val="00455C7E"/>
    <w:rsid w:val="00455C80"/>
    <w:rsid w:val="00456F87"/>
    <w:rsid w:val="004572B7"/>
    <w:rsid w:val="0045772C"/>
    <w:rsid w:val="004616F9"/>
    <w:rsid w:val="004619FC"/>
    <w:rsid w:val="004621FA"/>
    <w:rsid w:val="004624DA"/>
    <w:rsid w:val="00462D6B"/>
    <w:rsid w:val="004630A0"/>
    <w:rsid w:val="00464103"/>
    <w:rsid w:val="0046479B"/>
    <w:rsid w:val="00465007"/>
    <w:rsid w:val="004650BA"/>
    <w:rsid w:val="00466118"/>
    <w:rsid w:val="0046614D"/>
    <w:rsid w:val="00470631"/>
    <w:rsid w:val="0047109B"/>
    <w:rsid w:val="00471398"/>
    <w:rsid w:val="004721AD"/>
    <w:rsid w:val="00473304"/>
    <w:rsid w:val="004744FF"/>
    <w:rsid w:val="00475A6F"/>
    <w:rsid w:val="00476BEB"/>
    <w:rsid w:val="0047765A"/>
    <w:rsid w:val="00477782"/>
    <w:rsid w:val="004808B2"/>
    <w:rsid w:val="0048174B"/>
    <w:rsid w:val="00481B46"/>
    <w:rsid w:val="00481BAA"/>
    <w:rsid w:val="00482690"/>
    <w:rsid w:val="00482EA2"/>
    <w:rsid w:val="0048534F"/>
    <w:rsid w:val="00485C31"/>
    <w:rsid w:val="004864BB"/>
    <w:rsid w:val="00486D54"/>
    <w:rsid w:val="004870B4"/>
    <w:rsid w:val="004908C6"/>
    <w:rsid w:val="00490BE2"/>
    <w:rsid w:val="00490C64"/>
    <w:rsid w:val="00491034"/>
    <w:rsid w:val="004913FB"/>
    <w:rsid w:val="00491B86"/>
    <w:rsid w:val="004925C2"/>
    <w:rsid w:val="00492C3E"/>
    <w:rsid w:val="00492F84"/>
    <w:rsid w:val="004931FB"/>
    <w:rsid w:val="00493AB0"/>
    <w:rsid w:val="00493C74"/>
    <w:rsid w:val="00494D61"/>
    <w:rsid w:val="00496141"/>
    <w:rsid w:val="00496387"/>
    <w:rsid w:val="00496581"/>
    <w:rsid w:val="004967C8"/>
    <w:rsid w:val="0049681F"/>
    <w:rsid w:val="00496867"/>
    <w:rsid w:val="00496DE9"/>
    <w:rsid w:val="00496DF6"/>
    <w:rsid w:val="00496F75"/>
    <w:rsid w:val="004A22B8"/>
    <w:rsid w:val="004A2966"/>
    <w:rsid w:val="004A2986"/>
    <w:rsid w:val="004A2D2F"/>
    <w:rsid w:val="004A3B6D"/>
    <w:rsid w:val="004A56CD"/>
    <w:rsid w:val="004A656D"/>
    <w:rsid w:val="004A76DE"/>
    <w:rsid w:val="004A7E10"/>
    <w:rsid w:val="004B05E5"/>
    <w:rsid w:val="004B0EF7"/>
    <w:rsid w:val="004B139F"/>
    <w:rsid w:val="004B20BE"/>
    <w:rsid w:val="004B28F7"/>
    <w:rsid w:val="004B2925"/>
    <w:rsid w:val="004B310B"/>
    <w:rsid w:val="004B31BA"/>
    <w:rsid w:val="004B338E"/>
    <w:rsid w:val="004B4503"/>
    <w:rsid w:val="004B4FCD"/>
    <w:rsid w:val="004B616A"/>
    <w:rsid w:val="004B6332"/>
    <w:rsid w:val="004B6382"/>
    <w:rsid w:val="004B6BFD"/>
    <w:rsid w:val="004B7957"/>
    <w:rsid w:val="004C2712"/>
    <w:rsid w:val="004C3CDD"/>
    <w:rsid w:val="004C4F79"/>
    <w:rsid w:val="004C6423"/>
    <w:rsid w:val="004C64A9"/>
    <w:rsid w:val="004C666B"/>
    <w:rsid w:val="004C69B1"/>
    <w:rsid w:val="004C6D30"/>
    <w:rsid w:val="004C6E01"/>
    <w:rsid w:val="004C71C5"/>
    <w:rsid w:val="004C7364"/>
    <w:rsid w:val="004C7675"/>
    <w:rsid w:val="004C7C9C"/>
    <w:rsid w:val="004D09A6"/>
    <w:rsid w:val="004D22C9"/>
    <w:rsid w:val="004D297B"/>
    <w:rsid w:val="004D2DDD"/>
    <w:rsid w:val="004D3B8D"/>
    <w:rsid w:val="004D3ED3"/>
    <w:rsid w:val="004D4101"/>
    <w:rsid w:val="004D49F9"/>
    <w:rsid w:val="004D4FED"/>
    <w:rsid w:val="004D63DC"/>
    <w:rsid w:val="004D66CE"/>
    <w:rsid w:val="004D70A1"/>
    <w:rsid w:val="004D7703"/>
    <w:rsid w:val="004D78C0"/>
    <w:rsid w:val="004E08F4"/>
    <w:rsid w:val="004E0BF4"/>
    <w:rsid w:val="004E0C1C"/>
    <w:rsid w:val="004E0FA2"/>
    <w:rsid w:val="004E1131"/>
    <w:rsid w:val="004E1D46"/>
    <w:rsid w:val="004E2300"/>
    <w:rsid w:val="004E2701"/>
    <w:rsid w:val="004E3150"/>
    <w:rsid w:val="004E317D"/>
    <w:rsid w:val="004E3837"/>
    <w:rsid w:val="004E38C9"/>
    <w:rsid w:val="004E3B21"/>
    <w:rsid w:val="004E4057"/>
    <w:rsid w:val="004E405F"/>
    <w:rsid w:val="004E45FD"/>
    <w:rsid w:val="004E4D4B"/>
    <w:rsid w:val="004E4E6E"/>
    <w:rsid w:val="004E5E34"/>
    <w:rsid w:val="004E5F81"/>
    <w:rsid w:val="004F113D"/>
    <w:rsid w:val="004F175E"/>
    <w:rsid w:val="004F391F"/>
    <w:rsid w:val="004F3BA5"/>
    <w:rsid w:val="004F3C30"/>
    <w:rsid w:val="004F3FE1"/>
    <w:rsid w:val="004F4F03"/>
    <w:rsid w:val="004F561C"/>
    <w:rsid w:val="004F59F7"/>
    <w:rsid w:val="004F68DB"/>
    <w:rsid w:val="004F76A5"/>
    <w:rsid w:val="00500E78"/>
    <w:rsid w:val="005020AB"/>
    <w:rsid w:val="005031D4"/>
    <w:rsid w:val="005035B7"/>
    <w:rsid w:val="00503AFD"/>
    <w:rsid w:val="00504351"/>
    <w:rsid w:val="00504F52"/>
    <w:rsid w:val="00506025"/>
    <w:rsid w:val="0050654E"/>
    <w:rsid w:val="005070EC"/>
    <w:rsid w:val="005079F0"/>
    <w:rsid w:val="00510F50"/>
    <w:rsid w:val="005114F6"/>
    <w:rsid w:val="0051197F"/>
    <w:rsid w:val="00511F87"/>
    <w:rsid w:val="0051247C"/>
    <w:rsid w:val="005125AE"/>
    <w:rsid w:val="005126FC"/>
    <w:rsid w:val="00512BA0"/>
    <w:rsid w:val="00513C6B"/>
    <w:rsid w:val="00514011"/>
    <w:rsid w:val="00515F7F"/>
    <w:rsid w:val="005163A8"/>
    <w:rsid w:val="005163AC"/>
    <w:rsid w:val="00516F5C"/>
    <w:rsid w:val="005179C4"/>
    <w:rsid w:val="00517A27"/>
    <w:rsid w:val="005200E7"/>
    <w:rsid w:val="00520C50"/>
    <w:rsid w:val="00520DF6"/>
    <w:rsid w:val="00520E51"/>
    <w:rsid w:val="00522938"/>
    <w:rsid w:val="00522B3D"/>
    <w:rsid w:val="0052345B"/>
    <w:rsid w:val="00525C81"/>
    <w:rsid w:val="005265F9"/>
    <w:rsid w:val="005266F4"/>
    <w:rsid w:val="00526CF0"/>
    <w:rsid w:val="00527997"/>
    <w:rsid w:val="005300AD"/>
    <w:rsid w:val="005310B5"/>
    <w:rsid w:val="0053143A"/>
    <w:rsid w:val="00532010"/>
    <w:rsid w:val="00532B21"/>
    <w:rsid w:val="00532D35"/>
    <w:rsid w:val="00533615"/>
    <w:rsid w:val="0053396D"/>
    <w:rsid w:val="00534476"/>
    <w:rsid w:val="0053554C"/>
    <w:rsid w:val="00535780"/>
    <w:rsid w:val="00535E0C"/>
    <w:rsid w:val="005366BC"/>
    <w:rsid w:val="00536C7F"/>
    <w:rsid w:val="00536EB4"/>
    <w:rsid w:val="0054007E"/>
    <w:rsid w:val="00540667"/>
    <w:rsid w:val="00541BC1"/>
    <w:rsid w:val="00541CF1"/>
    <w:rsid w:val="0054280B"/>
    <w:rsid w:val="00542B26"/>
    <w:rsid w:val="00542DE8"/>
    <w:rsid w:val="00543135"/>
    <w:rsid w:val="00543C67"/>
    <w:rsid w:val="00544689"/>
    <w:rsid w:val="00544974"/>
    <w:rsid w:val="00544AA6"/>
    <w:rsid w:val="005457B9"/>
    <w:rsid w:val="00546335"/>
    <w:rsid w:val="005466A4"/>
    <w:rsid w:val="005468A0"/>
    <w:rsid w:val="00546CD3"/>
    <w:rsid w:val="00546D3D"/>
    <w:rsid w:val="00547FD7"/>
    <w:rsid w:val="00550593"/>
    <w:rsid w:val="00550901"/>
    <w:rsid w:val="005517F2"/>
    <w:rsid w:val="00552175"/>
    <w:rsid w:val="00553379"/>
    <w:rsid w:val="00553E1F"/>
    <w:rsid w:val="005540D2"/>
    <w:rsid w:val="00555FB7"/>
    <w:rsid w:val="005607E2"/>
    <w:rsid w:val="00563599"/>
    <w:rsid w:val="005663E3"/>
    <w:rsid w:val="00566A54"/>
    <w:rsid w:val="00567974"/>
    <w:rsid w:val="00570100"/>
    <w:rsid w:val="00571CE0"/>
    <w:rsid w:val="00572881"/>
    <w:rsid w:val="00572B0F"/>
    <w:rsid w:val="005731CA"/>
    <w:rsid w:val="005737C1"/>
    <w:rsid w:val="00573C11"/>
    <w:rsid w:val="00574156"/>
    <w:rsid w:val="00574AFA"/>
    <w:rsid w:val="00574C23"/>
    <w:rsid w:val="00575518"/>
    <w:rsid w:val="005759B8"/>
    <w:rsid w:val="00576E0F"/>
    <w:rsid w:val="005776DC"/>
    <w:rsid w:val="005779DF"/>
    <w:rsid w:val="0058063E"/>
    <w:rsid w:val="00580DE5"/>
    <w:rsid w:val="005817D2"/>
    <w:rsid w:val="005833AD"/>
    <w:rsid w:val="00583700"/>
    <w:rsid w:val="00583774"/>
    <w:rsid w:val="00583925"/>
    <w:rsid w:val="00584A76"/>
    <w:rsid w:val="00584C40"/>
    <w:rsid w:val="00586A70"/>
    <w:rsid w:val="005876CB"/>
    <w:rsid w:val="00587AA5"/>
    <w:rsid w:val="00587E07"/>
    <w:rsid w:val="0059022B"/>
    <w:rsid w:val="00591CD3"/>
    <w:rsid w:val="0059377E"/>
    <w:rsid w:val="00594500"/>
    <w:rsid w:val="00595449"/>
    <w:rsid w:val="0059549F"/>
    <w:rsid w:val="00595596"/>
    <w:rsid w:val="00595F11"/>
    <w:rsid w:val="00596B6C"/>
    <w:rsid w:val="005A04D1"/>
    <w:rsid w:val="005A09DD"/>
    <w:rsid w:val="005A1977"/>
    <w:rsid w:val="005A2A08"/>
    <w:rsid w:val="005A43B0"/>
    <w:rsid w:val="005A4584"/>
    <w:rsid w:val="005A5028"/>
    <w:rsid w:val="005A5559"/>
    <w:rsid w:val="005A55DC"/>
    <w:rsid w:val="005A6BA9"/>
    <w:rsid w:val="005A6F43"/>
    <w:rsid w:val="005A76B7"/>
    <w:rsid w:val="005A7E0A"/>
    <w:rsid w:val="005B1451"/>
    <w:rsid w:val="005B19AF"/>
    <w:rsid w:val="005B2B95"/>
    <w:rsid w:val="005B2D40"/>
    <w:rsid w:val="005B336C"/>
    <w:rsid w:val="005B413D"/>
    <w:rsid w:val="005B4293"/>
    <w:rsid w:val="005B43A6"/>
    <w:rsid w:val="005B715B"/>
    <w:rsid w:val="005B78FC"/>
    <w:rsid w:val="005B7C98"/>
    <w:rsid w:val="005C0435"/>
    <w:rsid w:val="005C0B8C"/>
    <w:rsid w:val="005C20E5"/>
    <w:rsid w:val="005C392E"/>
    <w:rsid w:val="005C47DE"/>
    <w:rsid w:val="005C4A2A"/>
    <w:rsid w:val="005C52FD"/>
    <w:rsid w:val="005C6675"/>
    <w:rsid w:val="005C7AE9"/>
    <w:rsid w:val="005D0ACB"/>
    <w:rsid w:val="005D0B02"/>
    <w:rsid w:val="005D0CB8"/>
    <w:rsid w:val="005D0D98"/>
    <w:rsid w:val="005D0ED1"/>
    <w:rsid w:val="005D12D0"/>
    <w:rsid w:val="005D18CA"/>
    <w:rsid w:val="005D1B88"/>
    <w:rsid w:val="005D1B8B"/>
    <w:rsid w:val="005D2790"/>
    <w:rsid w:val="005D34B9"/>
    <w:rsid w:val="005D3E09"/>
    <w:rsid w:val="005D4D86"/>
    <w:rsid w:val="005D4F2D"/>
    <w:rsid w:val="005D51B3"/>
    <w:rsid w:val="005D5342"/>
    <w:rsid w:val="005D53AF"/>
    <w:rsid w:val="005D54C5"/>
    <w:rsid w:val="005D561B"/>
    <w:rsid w:val="005D5AE4"/>
    <w:rsid w:val="005D5B66"/>
    <w:rsid w:val="005D5FC1"/>
    <w:rsid w:val="005D6970"/>
    <w:rsid w:val="005D6C33"/>
    <w:rsid w:val="005D753E"/>
    <w:rsid w:val="005D7551"/>
    <w:rsid w:val="005E0A71"/>
    <w:rsid w:val="005E1389"/>
    <w:rsid w:val="005E2008"/>
    <w:rsid w:val="005E22C4"/>
    <w:rsid w:val="005E3173"/>
    <w:rsid w:val="005E34C6"/>
    <w:rsid w:val="005E3896"/>
    <w:rsid w:val="005E39C1"/>
    <w:rsid w:val="005E3EF4"/>
    <w:rsid w:val="005E54AC"/>
    <w:rsid w:val="005E5A69"/>
    <w:rsid w:val="005E5B01"/>
    <w:rsid w:val="005E6110"/>
    <w:rsid w:val="005E68BB"/>
    <w:rsid w:val="005E7880"/>
    <w:rsid w:val="005E78BA"/>
    <w:rsid w:val="005E7EE4"/>
    <w:rsid w:val="005F0A67"/>
    <w:rsid w:val="005F2276"/>
    <w:rsid w:val="005F4871"/>
    <w:rsid w:val="005F587F"/>
    <w:rsid w:val="005F594E"/>
    <w:rsid w:val="005F5C6B"/>
    <w:rsid w:val="005F5D6D"/>
    <w:rsid w:val="00600CBC"/>
    <w:rsid w:val="0060256D"/>
    <w:rsid w:val="006029EF"/>
    <w:rsid w:val="00602AC7"/>
    <w:rsid w:val="006030C3"/>
    <w:rsid w:val="006041FE"/>
    <w:rsid w:val="0060481A"/>
    <w:rsid w:val="00604A4F"/>
    <w:rsid w:val="00606381"/>
    <w:rsid w:val="00606557"/>
    <w:rsid w:val="00606A80"/>
    <w:rsid w:val="00607F98"/>
    <w:rsid w:val="006127F3"/>
    <w:rsid w:val="00612E12"/>
    <w:rsid w:val="0061491A"/>
    <w:rsid w:val="00614EEF"/>
    <w:rsid w:val="00614FDC"/>
    <w:rsid w:val="00615A2A"/>
    <w:rsid w:val="00615AFF"/>
    <w:rsid w:val="00616DFC"/>
    <w:rsid w:val="00617893"/>
    <w:rsid w:val="00617991"/>
    <w:rsid w:val="006202B1"/>
    <w:rsid w:val="006202C5"/>
    <w:rsid w:val="0062181F"/>
    <w:rsid w:val="0062197A"/>
    <w:rsid w:val="00621CF3"/>
    <w:rsid w:val="00622384"/>
    <w:rsid w:val="00622760"/>
    <w:rsid w:val="0062456E"/>
    <w:rsid w:val="00625655"/>
    <w:rsid w:val="00625A39"/>
    <w:rsid w:val="00625A3C"/>
    <w:rsid w:val="00626D98"/>
    <w:rsid w:val="00627F21"/>
    <w:rsid w:val="0063083E"/>
    <w:rsid w:val="00631C9C"/>
    <w:rsid w:val="006322BB"/>
    <w:rsid w:val="00633D10"/>
    <w:rsid w:val="00634070"/>
    <w:rsid w:val="00634105"/>
    <w:rsid w:val="00634C5D"/>
    <w:rsid w:val="00634F8C"/>
    <w:rsid w:val="006351BD"/>
    <w:rsid w:val="00636698"/>
    <w:rsid w:val="00637019"/>
    <w:rsid w:val="006375EB"/>
    <w:rsid w:val="006404C2"/>
    <w:rsid w:val="00640EFC"/>
    <w:rsid w:val="006415DC"/>
    <w:rsid w:val="00641645"/>
    <w:rsid w:val="00641A4F"/>
    <w:rsid w:val="00642B20"/>
    <w:rsid w:val="006439CD"/>
    <w:rsid w:val="006443FD"/>
    <w:rsid w:val="006445CE"/>
    <w:rsid w:val="00644717"/>
    <w:rsid w:val="0064510D"/>
    <w:rsid w:val="006456A1"/>
    <w:rsid w:val="0064698A"/>
    <w:rsid w:val="00646F2B"/>
    <w:rsid w:val="00647221"/>
    <w:rsid w:val="00647CFD"/>
    <w:rsid w:val="00650FB1"/>
    <w:rsid w:val="00651294"/>
    <w:rsid w:val="00651981"/>
    <w:rsid w:val="00653728"/>
    <w:rsid w:val="00653BBF"/>
    <w:rsid w:val="00653CCE"/>
    <w:rsid w:val="00654B41"/>
    <w:rsid w:val="00655401"/>
    <w:rsid w:val="00655A85"/>
    <w:rsid w:val="006560FC"/>
    <w:rsid w:val="0065642D"/>
    <w:rsid w:val="00657E22"/>
    <w:rsid w:val="00657E5B"/>
    <w:rsid w:val="00660578"/>
    <w:rsid w:val="0066119F"/>
    <w:rsid w:val="00662271"/>
    <w:rsid w:val="00662381"/>
    <w:rsid w:val="0066262E"/>
    <w:rsid w:val="006636F5"/>
    <w:rsid w:val="00663883"/>
    <w:rsid w:val="00664A31"/>
    <w:rsid w:val="00665105"/>
    <w:rsid w:val="0066553A"/>
    <w:rsid w:val="00665887"/>
    <w:rsid w:val="006658B6"/>
    <w:rsid w:val="00665B1A"/>
    <w:rsid w:val="006667E6"/>
    <w:rsid w:val="00667CA0"/>
    <w:rsid w:val="00670E94"/>
    <w:rsid w:val="00672500"/>
    <w:rsid w:val="006739C5"/>
    <w:rsid w:val="00674493"/>
    <w:rsid w:val="00674D82"/>
    <w:rsid w:val="00675B22"/>
    <w:rsid w:val="00675D4E"/>
    <w:rsid w:val="006761B4"/>
    <w:rsid w:val="00676799"/>
    <w:rsid w:val="0067766B"/>
    <w:rsid w:val="00680425"/>
    <w:rsid w:val="006815EF"/>
    <w:rsid w:val="00681BCA"/>
    <w:rsid w:val="00682356"/>
    <w:rsid w:val="00682DE0"/>
    <w:rsid w:val="006837B4"/>
    <w:rsid w:val="006837E9"/>
    <w:rsid w:val="00683A74"/>
    <w:rsid w:val="0068552A"/>
    <w:rsid w:val="00685CEC"/>
    <w:rsid w:val="00686964"/>
    <w:rsid w:val="0068696D"/>
    <w:rsid w:val="00686996"/>
    <w:rsid w:val="00686B34"/>
    <w:rsid w:val="006875FA"/>
    <w:rsid w:val="006909B1"/>
    <w:rsid w:val="00690DEF"/>
    <w:rsid w:val="00690FB8"/>
    <w:rsid w:val="00691869"/>
    <w:rsid w:val="00691CBD"/>
    <w:rsid w:val="00691EAF"/>
    <w:rsid w:val="006920A8"/>
    <w:rsid w:val="0069257B"/>
    <w:rsid w:val="0069271C"/>
    <w:rsid w:val="00693399"/>
    <w:rsid w:val="00693862"/>
    <w:rsid w:val="00693BAC"/>
    <w:rsid w:val="00693D14"/>
    <w:rsid w:val="00694737"/>
    <w:rsid w:val="00694AC6"/>
    <w:rsid w:val="006951C7"/>
    <w:rsid w:val="006955F8"/>
    <w:rsid w:val="00695DE7"/>
    <w:rsid w:val="00695E52"/>
    <w:rsid w:val="00696F11"/>
    <w:rsid w:val="00697658"/>
    <w:rsid w:val="00697DCF"/>
    <w:rsid w:val="006A175E"/>
    <w:rsid w:val="006A1B8C"/>
    <w:rsid w:val="006A1BA1"/>
    <w:rsid w:val="006A1DB5"/>
    <w:rsid w:val="006A2057"/>
    <w:rsid w:val="006A289C"/>
    <w:rsid w:val="006A3051"/>
    <w:rsid w:val="006A3182"/>
    <w:rsid w:val="006A3576"/>
    <w:rsid w:val="006A3B0D"/>
    <w:rsid w:val="006A5515"/>
    <w:rsid w:val="006A5964"/>
    <w:rsid w:val="006A5998"/>
    <w:rsid w:val="006A5A57"/>
    <w:rsid w:val="006A5E0C"/>
    <w:rsid w:val="006A5E46"/>
    <w:rsid w:val="006A6326"/>
    <w:rsid w:val="006A7016"/>
    <w:rsid w:val="006A7096"/>
    <w:rsid w:val="006A786B"/>
    <w:rsid w:val="006B0E52"/>
    <w:rsid w:val="006B13CA"/>
    <w:rsid w:val="006B229C"/>
    <w:rsid w:val="006B2A3B"/>
    <w:rsid w:val="006B2D46"/>
    <w:rsid w:val="006B2E71"/>
    <w:rsid w:val="006B3B34"/>
    <w:rsid w:val="006B3B5A"/>
    <w:rsid w:val="006B3FB4"/>
    <w:rsid w:val="006B432E"/>
    <w:rsid w:val="006B4AF0"/>
    <w:rsid w:val="006B4E77"/>
    <w:rsid w:val="006B5220"/>
    <w:rsid w:val="006B52CE"/>
    <w:rsid w:val="006B54A2"/>
    <w:rsid w:val="006B56C7"/>
    <w:rsid w:val="006B5A4A"/>
    <w:rsid w:val="006B6818"/>
    <w:rsid w:val="006B6E5F"/>
    <w:rsid w:val="006B7B2C"/>
    <w:rsid w:val="006B7B88"/>
    <w:rsid w:val="006C260A"/>
    <w:rsid w:val="006C3F07"/>
    <w:rsid w:val="006C5C02"/>
    <w:rsid w:val="006C63FF"/>
    <w:rsid w:val="006C6CD2"/>
    <w:rsid w:val="006C6CD8"/>
    <w:rsid w:val="006C7E7C"/>
    <w:rsid w:val="006D055C"/>
    <w:rsid w:val="006D0D8E"/>
    <w:rsid w:val="006D3937"/>
    <w:rsid w:val="006D3EC4"/>
    <w:rsid w:val="006D43C2"/>
    <w:rsid w:val="006D4791"/>
    <w:rsid w:val="006D5049"/>
    <w:rsid w:val="006D5636"/>
    <w:rsid w:val="006D5C31"/>
    <w:rsid w:val="006D6427"/>
    <w:rsid w:val="006D6E28"/>
    <w:rsid w:val="006D735C"/>
    <w:rsid w:val="006D79F7"/>
    <w:rsid w:val="006E076A"/>
    <w:rsid w:val="006E15F4"/>
    <w:rsid w:val="006E252D"/>
    <w:rsid w:val="006E28DF"/>
    <w:rsid w:val="006E40E1"/>
    <w:rsid w:val="006E443C"/>
    <w:rsid w:val="006E46D3"/>
    <w:rsid w:val="006E5709"/>
    <w:rsid w:val="006E5773"/>
    <w:rsid w:val="006E6106"/>
    <w:rsid w:val="006E76E6"/>
    <w:rsid w:val="006E79DB"/>
    <w:rsid w:val="006E7DB0"/>
    <w:rsid w:val="006F146F"/>
    <w:rsid w:val="006F20E1"/>
    <w:rsid w:val="006F2F84"/>
    <w:rsid w:val="006F3D38"/>
    <w:rsid w:val="006F3F88"/>
    <w:rsid w:val="006F480D"/>
    <w:rsid w:val="006F49D6"/>
    <w:rsid w:val="006F5853"/>
    <w:rsid w:val="006F59BE"/>
    <w:rsid w:val="006F5FAE"/>
    <w:rsid w:val="006F75A8"/>
    <w:rsid w:val="00700212"/>
    <w:rsid w:val="0070115D"/>
    <w:rsid w:val="00701309"/>
    <w:rsid w:val="00701779"/>
    <w:rsid w:val="00702556"/>
    <w:rsid w:val="007029AE"/>
    <w:rsid w:val="00702A45"/>
    <w:rsid w:val="00703734"/>
    <w:rsid w:val="00703F55"/>
    <w:rsid w:val="00703FC5"/>
    <w:rsid w:val="007044DB"/>
    <w:rsid w:val="00704672"/>
    <w:rsid w:val="00704743"/>
    <w:rsid w:val="00704F14"/>
    <w:rsid w:val="00705327"/>
    <w:rsid w:val="00705405"/>
    <w:rsid w:val="0070556C"/>
    <w:rsid w:val="007055EA"/>
    <w:rsid w:val="00705934"/>
    <w:rsid w:val="00705C91"/>
    <w:rsid w:val="00706430"/>
    <w:rsid w:val="00706610"/>
    <w:rsid w:val="00706C96"/>
    <w:rsid w:val="007074F9"/>
    <w:rsid w:val="0070779E"/>
    <w:rsid w:val="00710123"/>
    <w:rsid w:val="00711470"/>
    <w:rsid w:val="00711774"/>
    <w:rsid w:val="00711BCC"/>
    <w:rsid w:val="00713010"/>
    <w:rsid w:val="00713E5E"/>
    <w:rsid w:val="007153C1"/>
    <w:rsid w:val="00715914"/>
    <w:rsid w:val="00716083"/>
    <w:rsid w:val="00716D6A"/>
    <w:rsid w:val="0071723F"/>
    <w:rsid w:val="0071730C"/>
    <w:rsid w:val="007174B5"/>
    <w:rsid w:val="00717A90"/>
    <w:rsid w:val="00717FA9"/>
    <w:rsid w:val="00720551"/>
    <w:rsid w:val="0072160E"/>
    <w:rsid w:val="007217F9"/>
    <w:rsid w:val="0072349D"/>
    <w:rsid w:val="00723A77"/>
    <w:rsid w:val="00724142"/>
    <w:rsid w:val="00725C45"/>
    <w:rsid w:val="00725E6E"/>
    <w:rsid w:val="0072665F"/>
    <w:rsid w:val="0072728E"/>
    <w:rsid w:val="007272C3"/>
    <w:rsid w:val="007274FF"/>
    <w:rsid w:val="00727564"/>
    <w:rsid w:val="007317EF"/>
    <w:rsid w:val="00732BB6"/>
    <w:rsid w:val="00732C0C"/>
    <w:rsid w:val="00733D00"/>
    <w:rsid w:val="007347F7"/>
    <w:rsid w:val="00735CFA"/>
    <w:rsid w:val="00736027"/>
    <w:rsid w:val="00736256"/>
    <w:rsid w:val="00736BFA"/>
    <w:rsid w:val="00736C6A"/>
    <w:rsid w:val="00740B4C"/>
    <w:rsid w:val="007414AA"/>
    <w:rsid w:val="00741B3B"/>
    <w:rsid w:val="00742457"/>
    <w:rsid w:val="00742897"/>
    <w:rsid w:val="0074360D"/>
    <w:rsid w:val="007439C8"/>
    <w:rsid w:val="00745619"/>
    <w:rsid w:val="00746301"/>
    <w:rsid w:val="00746A29"/>
    <w:rsid w:val="007478B7"/>
    <w:rsid w:val="007479DD"/>
    <w:rsid w:val="0075083A"/>
    <w:rsid w:val="007515FE"/>
    <w:rsid w:val="007534BF"/>
    <w:rsid w:val="00754B0D"/>
    <w:rsid w:val="00755B88"/>
    <w:rsid w:val="00755D19"/>
    <w:rsid w:val="007562A2"/>
    <w:rsid w:val="00756371"/>
    <w:rsid w:val="00756916"/>
    <w:rsid w:val="007575CC"/>
    <w:rsid w:val="007577E7"/>
    <w:rsid w:val="007578A2"/>
    <w:rsid w:val="00757DBD"/>
    <w:rsid w:val="0076011F"/>
    <w:rsid w:val="007608A9"/>
    <w:rsid w:val="00760B8F"/>
    <w:rsid w:val="007610C4"/>
    <w:rsid w:val="00761458"/>
    <w:rsid w:val="007622F4"/>
    <w:rsid w:val="0076361F"/>
    <w:rsid w:val="00764843"/>
    <w:rsid w:val="00765CF4"/>
    <w:rsid w:val="00765EBB"/>
    <w:rsid w:val="0076744A"/>
    <w:rsid w:val="0076796A"/>
    <w:rsid w:val="00770997"/>
    <w:rsid w:val="00770B9E"/>
    <w:rsid w:val="00770E53"/>
    <w:rsid w:val="007725D0"/>
    <w:rsid w:val="00772659"/>
    <w:rsid w:val="007731D3"/>
    <w:rsid w:val="00773E44"/>
    <w:rsid w:val="0077438C"/>
    <w:rsid w:val="0077438E"/>
    <w:rsid w:val="007754EA"/>
    <w:rsid w:val="00775663"/>
    <w:rsid w:val="00775865"/>
    <w:rsid w:val="00775B2F"/>
    <w:rsid w:val="0077609B"/>
    <w:rsid w:val="00776D67"/>
    <w:rsid w:val="007775A0"/>
    <w:rsid w:val="00777949"/>
    <w:rsid w:val="00777FF9"/>
    <w:rsid w:val="007804CD"/>
    <w:rsid w:val="0078122F"/>
    <w:rsid w:val="00782588"/>
    <w:rsid w:val="00782CB6"/>
    <w:rsid w:val="00783262"/>
    <w:rsid w:val="0078476B"/>
    <w:rsid w:val="0078490D"/>
    <w:rsid w:val="00785C78"/>
    <w:rsid w:val="00786351"/>
    <w:rsid w:val="00786B6A"/>
    <w:rsid w:val="007879FC"/>
    <w:rsid w:val="00787CEC"/>
    <w:rsid w:val="007905B9"/>
    <w:rsid w:val="0079067D"/>
    <w:rsid w:val="00790D6D"/>
    <w:rsid w:val="00790F9F"/>
    <w:rsid w:val="00791A90"/>
    <w:rsid w:val="00791D7D"/>
    <w:rsid w:val="00792143"/>
    <w:rsid w:val="0079216C"/>
    <w:rsid w:val="00792FAD"/>
    <w:rsid w:val="00795571"/>
    <w:rsid w:val="00795EC9"/>
    <w:rsid w:val="00796300"/>
    <w:rsid w:val="0079659F"/>
    <w:rsid w:val="00797F98"/>
    <w:rsid w:val="007A02B4"/>
    <w:rsid w:val="007A0B43"/>
    <w:rsid w:val="007A2158"/>
    <w:rsid w:val="007A2B53"/>
    <w:rsid w:val="007A2C92"/>
    <w:rsid w:val="007A32B9"/>
    <w:rsid w:val="007A3439"/>
    <w:rsid w:val="007A3FF3"/>
    <w:rsid w:val="007A4501"/>
    <w:rsid w:val="007A5D2A"/>
    <w:rsid w:val="007A66FE"/>
    <w:rsid w:val="007A687B"/>
    <w:rsid w:val="007B10C0"/>
    <w:rsid w:val="007B13D5"/>
    <w:rsid w:val="007B264F"/>
    <w:rsid w:val="007B2734"/>
    <w:rsid w:val="007B34DF"/>
    <w:rsid w:val="007B3625"/>
    <w:rsid w:val="007B4DEB"/>
    <w:rsid w:val="007B4E16"/>
    <w:rsid w:val="007B51AE"/>
    <w:rsid w:val="007B556E"/>
    <w:rsid w:val="007B5CF9"/>
    <w:rsid w:val="007B67A8"/>
    <w:rsid w:val="007B6DD5"/>
    <w:rsid w:val="007B6FF0"/>
    <w:rsid w:val="007B743C"/>
    <w:rsid w:val="007B74FB"/>
    <w:rsid w:val="007B7A1E"/>
    <w:rsid w:val="007B7E5C"/>
    <w:rsid w:val="007C00C2"/>
    <w:rsid w:val="007C190D"/>
    <w:rsid w:val="007C2823"/>
    <w:rsid w:val="007C2927"/>
    <w:rsid w:val="007C2DF2"/>
    <w:rsid w:val="007C3EB4"/>
    <w:rsid w:val="007C3F49"/>
    <w:rsid w:val="007C41EF"/>
    <w:rsid w:val="007C44B9"/>
    <w:rsid w:val="007C46F0"/>
    <w:rsid w:val="007C4951"/>
    <w:rsid w:val="007C53B1"/>
    <w:rsid w:val="007C53F1"/>
    <w:rsid w:val="007C6472"/>
    <w:rsid w:val="007C6ACF"/>
    <w:rsid w:val="007C6E49"/>
    <w:rsid w:val="007C6F6A"/>
    <w:rsid w:val="007C721A"/>
    <w:rsid w:val="007C7784"/>
    <w:rsid w:val="007D0156"/>
    <w:rsid w:val="007D071F"/>
    <w:rsid w:val="007D0D71"/>
    <w:rsid w:val="007D1191"/>
    <w:rsid w:val="007D1FFC"/>
    <w:rsid w:val="007D2085"/>
    <w:rsid w:val="007D28FF"/>
    <w:rsid w:val="007D3E7D"/>
    <w:rsid w:val="007D40AB"/>
    <w:rsid w:val="007D59A8"/>
    <w:rsid w:val="007D6B5B"/>
    <w:rsid w:val="007D6E5F"/>
    <w:rsid w:val="007D75CF"/>
    <w:rsid w:val="007D7A35"/>
    <w:rsid w:val="007E006F"/>
    <w:rsid w:val="007E250B"/>
    <w:rsid w:val="007E2776"/>
    <w:rsid w:val="007E287B"/>
    <w:rsid w:val="007E29DA"/>
    <w:rsid w:val="007E3224"/>
    <w:rsid w:val="007E40D1"/>
    <w:rsid w:val="007E41D1"/>
    <w:rsid w:val="007E45B1"/>
    <w:rsid w:val="007E4DBD"/>
    <w:rsid w:val="007E50F2"/>
    <w:rsid w:val="007E54C7"/>
    <w:rsid w:val="007E633F"/>
    <w:rsid w:val="007E645A"/>
    <w:rsid w:val="007E67D4"/>
    <w:rsid w:val="007E68A2"/>
    <w:rsid w:val="007E6E64"/>
    <w:rsid w:val="007E7040"/>
    <w:rsid w:val="007E7DCA"/>
    <w:rsid w:val="007E7FA1"/>
    <w:rsid w:val="007F008E"/>
    <w:rsid w:val="007F1100"/>
    <w:rsid w:val="007F2E65"/>
    <w:rsid w:val="007F3A89"/>
    <w:rsid w:val="007F3A90"/>
    <w:rsid w:val="007F411D"/>
    <w:rsid w:val="007F4882"/>
    <w:rsid w:val="007F4C00"/>
    <w:rsid w:val="007F55B7"/>
    <w:rsid w:val="007F5D81"/>
    <w:rsid w:val="007F5E6A"/>
    <w:rsid w:val="007F61AD"/>
    <w:rsid w:val="007F62D1"/>
    <w:rsid w:val="007F6D32"/>
    <w:rsid w:val="007F7458"/>
    <w:rsid w:val="007F752B"/>
    <w:rsid w:val="007F78DE"/>
    <w:rsid w:val="007F7AEA"/>
    <w:rsid w:val="008000DE"/>
    <w:rsid w:val="00800FDC"/>
    <w:rsid w:val="008017BF"/>
    <w:rsid w:val="00801929"/>
    <w:rsid w:val="00801C6C"/>
    <w:rsid w:val="00802226"/>
    <w:rsid w:val="00802FA7"/>
    <w:rsid w:val="008030D1"/>
    <w:rsid w:val="00803127"/>
    <w:rsid w:val="008049E1"/>
    <w:rsid w:val="0080546B"/>
    <w:rsid w:val="00805CF6"/>
    <w:rsid w:val="00806250"/>
    <w:rsid w:val="008062BB"/>
    <w:rsid w:val="00807179"/>
    <w:rsid w:val="00807CE0"/>
    <w:rsid w:val="00807DB0"/>
    <w:rsid w:val="008107D8"/>
    <w:rsid w:val="00810AF5"/>
    <w:rsid w:val="00811FBF"/>
    <w:rsid w:val="008122BE"/>
    <w:rsid w:val="00812703"/>
    <w:rsid w:val="008133B2"/>
    <w:rsid w:val="00813621"/>
    <w:rsid w:val="0081369D"/>
    <w:rsid w:val="008142DE"/>
    <w:rsid w:val="0081484A"/>
    <w:rsid w:val="00815309"/>
    <w:rsid w:val="00815BE4"/>
    <w:rsid w:val="008163F6"/>
    <w:rsid w:val="008169F8"/>
    <w:rsid w:val="0081716D"/>
    <w:rsid w:val="00817444"/>
    <w:rsid w:val="00820FAA"/>
    <w:rsid w:val="00820FD4"/>
    <w:rsid w:val="00821901"/>
    <w:rsid w:val="008241D4"/>
    <w:rsid w:val="00824522"/>
    <w:rsid w:val="00824906"/>
    <w:rsid w:val="00824B4B"/>
    <w:rsid w:val="00824DEE"/>
    <w:rsid w:val="008257FD"/>
    <w:rsid w:val="00825B4B"/>
    <w:rsid w:val="0082651F"/>
    <w:rsid w:val="008269A8"/>
    <w:rsid w:val="00826FC4"/>
    <w:rsid w:val="0082782C"/>
    <w:rsid w:val="00827881"/>
    <w:rsid w:val="00827A18"/>
    <w:rsid w:val="00827D86"/>
    <w:rsid w:val="00830163"/>
    <w:rsid w:val="008310EC"/>
    <w:rsid w:val="0083164C"/>
    <w:rsid w:val="0083170A"/>
    <w:rsid w:val="00831F32"/>
    <w:rsid w:val="00832274"/>
    <w:rsid w:val="008324F8"/>
    <w:rsid w:val="008351F9"/>
    <w:rsid w:val="008373EE"/>
    <w:rsid w:val="008374E3"/>
    <w:rsid w:val="0083758F"/>
    <w:rsid w:val="00837882"/>
    <w:rsid w:val="0084066D"/>
    <w:rsid w:val="00840D84"/>
    <w:rsid w:val="00840E98"/>
    <w:rsid w:val="0084137C"/>
    <w:rsid w:val="00841AAD"/>
    <w:rsid w:val="00841B8A"/>
    <w:rsid w:val="00842B1E"/>
    <w:rsid w:val="00843427"/>
    <w:rsid w:val="00843C6E"/>
    <w:rsid w:val="00843D3B"/>
    <w:rsid w:val="00843EBB"/>
    <w:rsid w:val="00843F7B"/>
    <w:rsid w:val="0084444C"/>
    <w:rsid w:val="0084445A"/>
    <w:rsid w:val="008449E6"/>
    <w:rsid w:val="00844CD0"/>
    <w:rsid w:val="00844F9B"/>
    <w:rsid w:val="008450E0"/>
    <w:rsid w:val="00846689"/>
    <w:rsid w:val="008466AC"/>
    <w:rsid w:val="00846DAF"/>
    <w:rsid w:val="008474C4"/>
    <w:rsid w:val="00847CD9"/>
    <w:rsid w:val="00850ADE"/>
    <w:rsid w:val="00851578"/>
    <w:rsid w:val="008521B7"/>
    <w:rsid w:val="0085235F"/>
    <w:rsid w:val="00852AA2"/>
    <w:rsid w:val="00854C94"/>
    <w:rsid w:val="008553E9"/>
    <w:rsid w:val="00855613"/>
    <w:rsid w:val="0085561F"/>
    <w:rsid w:val="008558AA"/>
    <w:rsid w:val="00856A26"/>
    <w:rsid w:val="00857CC7"/>
    <w:rsid w:val="00857F03"/>
    <w:rsid w:val="00860AD3"/>
    <w:rsid w:val="0086107F"/>
    <w:rsid w:val="008610CE"/>
    <w:rsid w:val="0086148B"/>
    <w:rsid w:val="00862740"/>
    <w:rsid w:val="0086286F"/>
    <w:rsid w:val="008628A7"/>
    <w:rsid w:val="00863EF9"/>
    <w:rsid w:val="00863FD2"/>
    <w:rsid w:val="0086422A"/>
    <w:rsid w:val="0086494C"/>
    <w:rsid w:val="00864AA0"/>
    <w:rsid w:val="0086627C"/>
    <w:rsid w:val="008675D6"/>
    <w:rsid w:val="008676FF"/>
    <w:rsid w:val="008677E2"/>
    <w:rsid w:val="008677E5"/>
    <w:rsid w:val="0087057C"/>
    <w:rsid w:val="00870D52"/>
    <w:rsid w:val="00871A43"/>
    <w:rsid w:val="0087227F"/>
    <w:rsid w:val="00872434"/>
    <w:rsid w:val="00872C33"/>
    <w:rsid w:val="0087333B"/>
    <w:rsid w:val="00874ACB"/>
    <w:rsid w:val="008756FE"/>
    <w:rsid w:val="00875768"/>
    <w:rsid w:val="00875BE3"/>
    <w:rsid w:val="00876DB4"/>
    <w:rsid w:val="0087705D"/>
    <w:rsid w:val="00877301"/>
    <w:rsid w:val="0087779B"/>
    <w:rsid w:val="00882751"/>
    <w:rsid w:val="00882DCF"/>
    <w:rsid w:val="00882FA4"/>
    <w:rsid w:val="008838F3"/>
    <w:rsid w:val="0088390A"/>
    <w:rsid w:val="00884607"/>
    <w:rsid w:val="00885286"/>
    <w:rsid w:val="00885E75"/>
    <w:rsid w:val="00886789"/>
    <w:rsid w:val="00886897"/>
    <w:rsid w:val="00887074"/>
    <w:rsid w:val="008875B5"/>
    <w:rsid w:val="008878C2"/>
    <w:rsid w:val="00887BDA"/>
    <w:rsid w:val="00887F34"/>
    <w:rsid w:val="00890FC2"/>
    <w:rsid w:val="008931F9"/>
    <w:rsid w:val="00893A69"/>
    <w:rsid w:val="00894143"/>
    <w:rsid w:val="00894C45"/>
    <w:rsid w:val="00894EB7"/>
    <w:rsid w:val="0089512D"/>
    <w:rsid w:val="008954BF"/>
    <w:rsid w:val="00896CEA"/>
    <w:rsid w:val="00896E96"/>
    <w:rsid w:val="008A1035"/>
    <w:rsid w:val="008A1611"/>
    <w:rsid w:val="008A1D9E"/>
    <w:rsid w:val="008A2270"/>
    <w:rsid w:val="008A2F03"/>
    <w:rsid w:val="008A3683"/>
    <w:rsid w:val="008A44C8"/>
    <w:rsid w:val="008A49AE"/>
    <w:rsid w:val="008A4B2D"/>
    <w:rsid w:val="008A4E4A"/>
    <w:rsid w:val="008A4F4D"/>
    <w:rsid w:val="008A51A7"/>
    <w:rsid w:val="008A5C41"/>
    <w:rsid w:val="008A6825"/>
    <w:rsid w:val="008A6D6B"/>
    <w:rsid w:val="008A6D6C"/>
    <w:rsid w:val="008A7838"/>
    <w:rsid w:val="008B082A"/>
    <w:rsid w:val="008B0A29"/>
    <w:rsid w:val="008B1E0B"/>
    <w:rsid w:val="008B265D"/>
    <w:rsid w:val="008B29F5"/>
    <w:rsid w:val="008B2E81"/>
    <w:rsid w:val="008B332E"/>
    <w:rsid w:val="008B3C03"/>
    <w:rsid w:val="008B52EF"/>
    <w:rsid w:val="008B530C"/>
    <w:rsid w:val="008B5435"/>
    <w:rsid w:val="008B5532"/>
    <w:rsid w:val="008B591F"/>
    <w:rsid w:val="008B5BF8"/>
    <w:rsid w:val="008B5FE0"/>
    <w:rsid w:val="008B6827"/>
    <w:rsid w:val="008B7016"/>
    <w:rsid w:val="008B79CF"/>
    <w:rsid w:val="008B7A07"/>
    <w:rsid w:val="008B7AC7"/>
    <w:rsid w:val="008B7CEF"/>
    <w:rsid w:val="008C0E4D"/>
    <w:rsid w:val="008C10BC"/>
    <w:rsid w:val="008C15A9"/>
    <w:rsid w:val="008C1FA2"/>
    <w:rsid w:val="008C2E88"/>
    <w:rsid w:val="008C5729"/>
    <w:rsid w:val="008C6ACB"/>
    <w:rsid w:val="008C70DB"/>
    <w:rsid w:val="008D02DB"/>
    <w:rsid w:val="008D03CD"/>
    <w:rsid w:val="008D0525"/>
    <w:rsid w:val="008D2066"/>
    <w:rsid w:val="008D3BE7"/>
    <w:rsid w:val="008D3E6E"/>
    <w:rsid w:val="008D4289"/>
    <w:rsid w:val="008D57FC"/>
    <w:rsid w:val="008D5A72"/>
    <w:rsid w:val="008D5B9C"/>
    <w:rsid w:val="008D6F88"/>
    <w:rsid w:val="008E0C19"/>
    <w:rsid w:val="008E0E49"/>
    <w:rsid w:val="008E184D"/>
    <w:rsid w:val="008E1D9D"/>
    <w:rsid w:val="008E264C"/>
    <w:rsid w:val="008E2ADA"/>
    <w:rsid w:val="008E415B"/>
    <w:rsid w:val="008E4740"/>
    <w:rsid w:val="008E48BB"/>
    <w:rsid w:val="008E4AF2"/>
    <w:rsid w:val="008E5A99"/>
    <w:rsid w:val="008E6706"/>
    <w:rsid w:val="008E7F2A"/>
    <w:rsid w:val="008F028B"/>
    <w:rsid w:val="008F06FF"/>
    <w:rsid w:val="008F1D70"/>
    <w:rsid w:val="008F1DF3"/>
    <w:rsid w:val="008F2262"/>
    <w:rsid w:val="008F25B4"/>
    <w:rsid w:val="008F2F70"/>
    <w:rsid w:val="008F33F8"/>
    <w:rsid w:val="008F3712"/>
    <w:rsid w:val="008F52DF"/>
    <w:rsid w:val="008F6646"/>
    <w:rsid w:val="00900D7B"/>
    <w:rsid w:val="009016E0"/>
    <w:rsid w:val="00901A7C"/>
    <w:rsid w:val="00902348"/>
    <w:rsid w:val="009025DD"/>
    <w:rsid w:val="009025DF"/>
    <w:rsid w:val="009027C6"/>
    <w:rsid w:val="00902D38"/>
    <w:rsid w:val="00903C39"/>
    <w:rsid w:val="00905697"/>
    <w:rsid w:val="00906D3C"/>
    <w:rsid w:val="00907080"/>
    <w:rsid w:val="00907A7E"/>
    <w:rsid w:val="0091015E"/>
    <w:rsid w:val="009104F4"/>
    <w:rsid w:val="00911A20"/>
    <w:rsid w:val="00911BFE"/>
    <w:rsid w:val="009138BD"/>
    <w:rsid w:val="00913F70"/>
    <w:rsid w:val="00913FFC"/>
    <w:rsid w:val="00914080"/>
    <w:rsid w:val="009146FC"/>
    <w:rsid w:val="009147F0"/>
    <w:rsid w:val="00914E4C"/>
    <w:rsid w:val="0091529E"/>
    <w:rsid w:val="0091718D"/>
    <w:rsid w:val="0091739D"/>
    <w:rsid w:val="00920B00"/>
    <w:rsid w:val="00920CE5"/>
    <w:rsid w:val="009211F8"/>
    <w:rsid w:val="00921B13"/>
    <w:rsid w:val="00922125"/>
    <w:rsid w:val="00923125"/>
    <w:rsid w:val="0092382D"/>
    <w:rsid w:val="009242FC"/>
    <w:rsid w:val="00924B51"/>
    <w:rsid w:val="00924DAE"/>
    <w:rsid w:val="0092538E"/>
    <w:rsid w:val="00925D91"/>
    <w:rsid w:val="00926088"/>
    <w:rsid w:val="00926E22"/>
    <w:rsid w:val="00926F7B"/>
    <w:rsid w:val="00926FEF"/>
    <w:rsid w:val="00927F67"/>
    <w:rsid w:val="00930203"/>
    <w:rsid w:val="00930572"/>
    <w:rsid w:val="00930B10"/>
    <w:rsid w:val="00931494"/>
    <w:rsid w:val="00932B71"/>
    <w:rsid w:val="00932DB8"/>
    <w:rsid w:val="00933058"/>
    <w:rsid w:val="00933A3B"/>
    <w:rsid w:val="009348E7"/>
    <w:rsid w:val="0093520F"/>
    <w:rsid w:val="00935980"/>
    <w:rsid w:val="009360AE"/>
    <w:rsid w:val="009373FB"/>
    <w:rsid w:val="00937CCA"/>
    <w:rsid w:val="00937DD8"/>
    <w:rsid w:val="009402F8"/>
    <w:rsid w:val="0094041F"/>
    <w:rsid w:val="009405BE"/>
    <w:rsid w:val="00943DF2"/>
    <w:rsid w:val="00944BE5"/>
    <w:rsid w:val="00945ED4"/>
    <w:rsid w:val="009465BC"/>
    <w:rsid w:val="009467B8"/>
    <w:rsid w:val="00946BEF"/>
    <w:rsid w:val="00947116"/>
    <w:rsid w:val="00950D3B"/>
    <w:rsid w:val="00951B03"/>
    <w:rsid w:val="00951CFB"/>
    <w:rsid w:val="00951E9F"/>
    <w:rsid w:val="009525EA"/>
    <w:rsid w:val="00952655"/>
    <w:rsid w:val="00952843"/>
    <w:rsid w:val="00952A9E"/>
    <w:rsid w:val="00954DA4"/>
    <w:rsid w:val="00956947"/>
    <w:rsid w:val="00956B29"/>
    <w:rsid w:val="00956D83"/>
    <w:rsid w:val="00960CA7"/>
    <w:rsid w:val="00962815"/>
    <w:rsid w:val="00963425"/>
    <w:rsid w:val="0096386C"/>
    <w:rsid w:val="0096393E"/>
    <w:rsid w:val="00963F20"/>
    <w:rsid w:val="00964011"/>
    <w:rsid w:val="00964947"/>
    <w:rsid w:val="009652B4"/>
    <w:rsid w:val="0096664C"/>
    <w:rsid w:val="00966842"/>
    <w:rsid w:val="009668F0"/>
    <w:rsid w:val="00966DF9"/>
    <w:rsid w:val="009672EA"/>
    <w:rsid w:val="00967ED1"/>
    <w:rsid w:val="00970387"/>
    <w:rsid w:val="00970847"/>
    <w:rsid w:val="009708D5"/>
    <w:rsid w:val="00970F34"/>
    <w:rsid w:val="00971B44"/>
    <w:rsid w:val="009721A7"/>
    <w:rsid w:val="00972376"/>
    <w:rsid w:val="0097237D"/>
    <w:rsid w:val="00972599"/>
    <w:rsid w:val="00972EE9"/>
    <w:rsid w:val="00972F6B"/>
    <w:rsid w:val="009743B6"/>
    <w:rsid w:val="00974AEE"/>
    <w:rsid w:val="00975750"/>
    <w:rsid w:val="00975D91"/>
    <w:rsid w:val="00976391"/>
    <w:rsid w:val="009771E7"/>
    <w:rsid w:val="0097733D"/>
    <w:rsid w:val="00977D3F"/>
    <w:rsid w:val="0098095F"/>
    <w:rsid w:val="00980DD5"/>
    <w:rsid w:val="0098193A"/>
    <w:rsid w:val="00981A1C"/>
    <w:rsid w:val="00982275"/>
    <w:rsid w:val="00982B00"/>
    <w:rsid w:val="0098308B"/>
    <w:rsid w:val="00983872"/>
    <w:rsid w:val="00983897"/>
    <w:rsid w:val="00983ED8"/>
    <w:rsid w:val="00984A17"/>
    <w:rsid w:val="00984CF0"/>
    <w:rsid w:val="00985D12"/>
    <w:rsid w:val="00985F4F"/>
    <w:rsid w:val="009869C5"/>
    <w:rsid w:val="00987BA6"/>
    <w:rsid w:val="00987D7D"/>
    <w:rsid w:val="00990130"/>
    <w:rsid w:val="00991398"/>
    <w:rsid w:val="00991478"/>
    <w:rsid w:val="00991958"/>
    <w:rsid w:val="00991DAD"/>
    <w:rsid w:val="0099252D"/>
    <w:rsid w:val="00992E7C"/>
    <w:rsid w:val="009930D1"/>
    <w:rsid w:val="00993240"/>
    <w:rsid w:val="00993FC3"/>
    <w:rsid w:val="009947BE"/>
    <w:rsid w:val="0099488C"/>
    <w:rsid w:val="009956D5"/>
    <w:rsid w:val="009959E6"/>
    <w:rsid w:val="00995E6B"/>
    <w:rsid w:val="00995EF3"/>
    <w:rsid w:val="009960E0"/>
    <w:rsid w:val="00996985"/>
    <w:rsid w:val="00996E35"/>
    <w:rsid w:val="009A04A9"/>
    <w:rsid w:val="009A0DE3"/>
    <w:rsid w:val="009A1A70"/>
    <w:rsid w:val="009A1E77"/>
    <w:rsid w:val="009A2849"/>
    <w:rsid w:val="009A3054"/>
    <w:rsid w:val="009A3B30"/>
    <w:rsid w:val="009A4D42"/>
    <w:rsid w:val="009A5AE8"/>
    <w:rsid w:val="009A6378"/>
    <w:rsid w:val="009B0A41"/>
    <w:rsid w:val="009B1370"/>
    <w:rsid w:val="009B1D40"/>
    <w:rsid w:val="009B1FD7"/>
    <w:rsid w:val="009B215B"/>
    <w:rsid w:val="009B22EB"/>
    <w:rsid w:val="009B30B5"/>
    <w:rsid w:val="009B3818"/>
    <w:rsid w:val="009B448E"/>
    <w:rsid w:val="009B598D"/>
    <w:rsid w:val="009B660C"/>
    <w:rsid w:val="009B6A4B"/>
    <w:rsid w:val="009B6BDF"/>
    <w:rsid w:val="009B73DF"/>
    <w:rsid w:val="009B7CA9"/>
    <w:rsid w:val="009B7D4F"/>
    <w:rsid w:val="009C00B4"/>
    <w:rsid w:val="009C0798"/>
    <w:rsid w:val="009C1E8B"/>
    <w:rsid w:val="009C2490"/>
    <w:rsid w:val="009C2DEE"/>
    <w:rsid w:val="009C3024"/>
    <w:rsid w:val="009C344F"/>
    <w:rsid w:val="009C4F64"/>
    <w:rsid w:val="009C5718"/>
    <w:rsid w:val="009C5766"/>
    <w:rsid w:val="009C6DF3"/>
    <w:rsid w:val="009C712C"/>
    <w:rsid w:val="009C7788"/>
    <w:rsid w:val="009D1348"/>
    <w:rsid w:val="009D21F4"/>
    <w:rsid w:val="009D30C3"/>
    <w:rsid w:val="009D7CE4"/>
    <w:rsid w:val="009E0CFB"/>
    <w:rsid w:val="009E0F72"/>
    <w:rsid w:val="009E189F"/>
    <w:rsid w:val="009E1B1C"/>
    <w:rsid w:val="009E3A84"/>
    <w:rsid w:val="009E3C05"/>
    <w:rsid w:val="009E3D9C"/>
    <w:rsid w:val="009E48A9"/>
    <w:rsid w:val="009E4B57"/>
    <w:rsid w:val="009E61C7"/>
    <w:rsid w:val="009E6743"/>
    <w:rsid w:val="009E6E77"/>
    <w:rsid w:val="009E6FD4"/>
    <w:rsid w:val="009E73E3"/>
    <w:rsid w:val="009F0082"/>
    <w:rsid w:val="009F048F"/>
    <w:rsid w:val="009F088B"/>
    <w:rsid w:val="009F0C29"/>
    <w:rsid w:val="009F0D69"/>
    <w:rsid w:val="009F0E02"/>
    <w:rsid w:val="009F1508"/>
    <w:rsid w:val="009F181A"/>
    <w:rsid w:val="009F1C39"/>
    <w:rsid w:val="009F25CA"/>
    <w:rsid w:val="009F2B02"/>
    <w:rsid w:val="009F2BDD"/>
    <w:rsid w:val="009F353A"/>
    <w:rsid w:val="009F3894"/>
    <w:rsid w:val="009F41F8"/>
    <w:rsid w:val="009F5535"/>
    <w:rsid w:val="009F5A5A"/>
    <w:rsid w:val="009F5E6E"/>
    <w:rsid w:val="009F631D"/>
    <w:rsid w:val="009F67AD"/>
    <w:rsid w:val="009F73AC"/>
    <w:rsid w:val="009F7935"/>
    <w:rsid w:val="00A00516"/>
    <w:rsid w:val="00A01006"/>
    <w:rsid w:val="00A01712"/>
    <w:rsid w:val="00A02F09"/>
    <w:rsid w:val="00A035E4"/>
    <w:rsid w:val="00A04998"/>
    <w:rsid w:val="00A04B46"/>
    <w:rsid w:val="00A04E1A"/>
    <w:rsid w:val="00A05171"/>
    <w:rsid w:val="00A05B19"/>
    <w:rsid w:val="00A06FFC"/>
    <w:rsid w:val="00A075EE"/>
    <w:rsid w:val="00A07AF5"/>
    <w:rsid w:val="00A07C7A"/>
    <w:rsid w:val="00A11304"/>
    <w:rsid w:val="00A117EA"/>
    <w:rsid w:val="00A13298"/>
    <w:rsid w:val="00A136A3"/>
    <w:rsid w:val="00A1379B"/>
    <w:rsid w:val="00A15131"/>
    <w:rsid w:val="00A15666"/>
    <w:rsid w:val="00A17B96"/>
    <w:rsid w:val="00A202D0"/>
    <w:rsid w:val="00A20707"/>
    <w:rsid w:val="00A2171B"/>
    <w:rsid w:val="00A21F55"/>
    <w:rsid w:val="00A221DE"/>
    <w:rsid w:val="00A22429"/>
    <w:rsid w:val="00A23764"/>
    <w:rsid w:val="00A23FAA"/>
    <w:rsid w:val="00A2402E"/>
    <w:rsid w:val="00A246DD"/>
    <w:rsid w:val="00A2476B"/>
    <w:rsid w:val="00A24988"/>
    <w:rsid w:val="00A24CBA"/>
    <w:rsid w:val="00A2540C"/>
    <w:rsid w:val="00A257A7"/>
    <w:rsid w:val="00A25E6E"/>
    <w:rsid w:val="00A26929"/>
    <w:rsid w:val="00A27FC5"/>
    <w:rsid w:val="00A30019"/>
    <w:rsid w:val="00A31097"/>
    <w:rsid w:val="00A31500"/>
    <w:rsid w:val="00A319B3"/>
    <w:rsid w:val="00A31C17"/>
    <w:rsid w:val="00A32823"/>
    <w:rsid w:val="00A32A07"/>
    <w:rsid w:val="00A3395C"/>
    <w:rsid w:val="00A33BC0"/>
    <w:rsid w:val="00A34C2F"/>
    <w:rsid w:val="00A34E03"/>
    <w:rsid w:val="00A34F1A"/>
    <w:rsid w:val="00A36326"/>
    <w:rsid w:val="00A36DCA"/>
    <w:rsid w:val="00A4033A"/>
    <w:rsid w:val="00A404F8"/>
    <w:rsid w:val="00A40535"/>
    <w:rsid w:val="00A41928"/>
    <w:rsid w:val="00A42B03"/>
    <w:rsid w:val="00A43043"/>
    <w:rsid w:val="00A43B2D"/>
    <w:rsid w:val="00A43C87"/>
    <w:rsid w:val="00A443A7"/>
    <w:rsid w:val="00A45167"/>
    <w:rsid w:val="00A451EF"/>
    <w:rsid w:val="00A45E73"/>
    <w:rsid w:val="00A46A7F"/>
    <w:rsid w:val="00A47B74"/>
    <w:rsid w:val="00A503BE"/>
    <w:rsid w:val="00A51238"/>
    <w:rsid w:val="00A52254"/>
    <w:rsid w:val="00A531EA"/>
    <w:rsid w:val="00A53362"/>
    <w:rsid w:val="00A5344D"/>
    <w:rsid w:val="00A539D3"/>
    <w:rsid w:val="00A545C7"/>
    <w:rsid w:val="00A5475F"/>
    <w:rsid w:val="00A54E55"/>
    <w:rsid w:val="00A55142"/>
    <w:rsid w:val="00A570C6"/>
    <w:rsid w:val="00A579D4"/>
    <w:rsid w:val="00A60871"/>
    <w:rsid w:val="00A60D53"/>
    <w:rsid w:val="00A611D4"/>
    <w:rsid w:val="00A615FF"/>
    <w:rsid w:val="00A62D4A"/>
    <w:rsid w:val="00A656B1"/>
    <w:rsid w:val="00A657E2"/>
    <w:rsid w:val="00A65E05"/>
    <w:rsid w:val="00A65E8B"/>
    <w:rsid w:val="00A663D9"/>
    <w:rsid w:val="00A66CC2"/>
    <w:rsid w:val="00A676C8"/>
    <w:rsid w:val="00A679F7"/>
    <w:rsid w:val="00A67A09"/>
    <w:rsid w:val="00A67FB3"/>
    <w:rsid w:val="00A70B57"/>
    <w:rsid w:val="00A71AD2"/>
    <w:rsid w:val="00A71D7A"/>
    <w:rsid w:val="00A72B87"/>
    <w:rsid w:val="00A730E3"/>
    <w:rsid w:val="00A747EB"/>
    <w:rsid w:val="00A74CD6"/>
    <w:rsid w:val="00A74F3B"/>
    <w:rsid w:val="00A75C94"/>
    <w:rsid w:val="00A75FB5"/>
    <w:rsid w:val="00A770A2"/>
    <w:rsid w:val="00A7724A"/>
    <w:rsid w:val="00A77A5F"/>
    <w:rsid w:val="00A8013C"/>
    <w:rsid w:val="00A8092E"/>
    <w:rsid w:val="00A809C6"/>
    <w:rsid w:val="00A80B00"/>
    <w:rsid w:val="00A81388"/>
    <w:rsid w:val="00A851C7"/>
    <w:rsid w:val="00A854FD"/>
    <w:rsid w:val="00A858B2"/>
    <w:rsid w:val="00A859AF"/>
    <w:rsid w:val="00A85FCC"/>
    <w:rsid w:val="00A86BFD"/>
    <w:rsid w:val="00A870C3"/>
    <w:rsid w:val="00A87644"/>
    <w:rsid w:val="00A878DE"/>
    <w:rsid w:val="00A9107E"/>
    <w:rsid w:val="00A91FDF"/>
    <w:rsid w:val="00A93F09"/>
    <w:rsid w:val="00A946E9"/>
    <w:rsid w:val="00A94C26"/>
    <w:rsid w:val="00A955C3"/>
    <w:rsid w:val="00A96840"/>
    <w:rsid w:val="00A968D8"/>
    <w:rsid w:val="00A970BC"/>
    <w:rsid w:val="00AA0A99"/>
    <w:rsid w:val="00AA2359"/>
    <w:rsid w:val="00AA27C4"/>
    <w:rsid w:val="00AA2A4B"/>
    <w:rsid w:val="00AA3A65"/>
    <w:rsid w:val="00AA598E"/>
    <w:rsid w:val="00AA65B0"/>
    <w:rsid w:val="00AB0499"/>
    <w:rsid w:val="00AB0776"/>
    <w:rsid w:val="00AB0984"/>
    <w:rsid w:val="00AB0E6E"/>
    <w:rsid w:val="00AB11A7"/>
    <w:rsid w:val="00AB1232"/>
    <w:rsid w:val="00AB13B9"/>
    <w:rsid w:val="00AB1BF6"/>
    <w:rsid w:val="00AB2A2E"/>
    <w:rsid w:val="00AB4879"/>
    <w:rsid w:val="00AB48CB"/>
    <w:rsid w:val="00AB6AA5"/>
    <w:rsid w:val="00AB756E"/>
    <w:rsid w:val="00AB7E07"/>
    <w:rsid w:val="00AC077C"/>
    <w:rsid w:val="00AC07F3"/>
    <w:rsid w:val="00AC0907"/>
    <w:rsid w:val="00AC1741"/>
    <w:rsid w:val="00AC202F"/>
    <w:rsid w:val="00AC2546"/>
    <w:rsid w:val="00AC28D9"/>
    <w:rsid w:val="00AC28E2"/>
    <w:rsid w:val="00AC2CC4"/>
    <w:rsid w:val="00AC2DB6"/>
    <w:rsid w:val="00AC45F7"/>
    <w:rsid w:val="00AC4A46"/>
    <w:rsid w:val="00AC52DC"/>
    <w:rsid w:val="00AC5459"/>
    <w:rsid w:val="00AC629D"/>
    <w:rsid w:val="00AC637F"/>
    <w:rsid w:val="00AC6C53"/>
    <w:rsid w:val="00AC6DFE"/>
    <w:rsid w:val="00AC7675"/>
    <w:rsid w:val="00AC7DAA"/>
    <w:rsid w:val="00AD07E8"/>
    <w:rsid w:val="00AD1503"/>
    <w:rsid w:val="00AD2C90"/>
    <w:rsid w:val="00AD33C3"/>
    <w:rsid w:val="00AD3DC4"/>
    <w:rsid w:val="00AD551D"/>
    <w:rsid w:val="00AD59C1"/>
    <w:rsid w:val="00AD5B8A"/>
    <w:rsid w:val="00AD5CAB"/>
    <w:rsid w:val="00AD5FB1"/>
    <w:rsid w:val="00AD672E"/>
    <w:rsid w:val="00AD6D4D"/>
    <w:rsid w:val="00AD711F"/>
    <w:rsid w:val="00AD75DC"/>
    <w:rsid w:val="00AD7E74"/>
    <w:rsid w:val="00AE1784"/>
    <w:rsid w:val="00AE1B73"/>
    <w:rsid w:val="00AE1F74"/>
    <w:rsid w:val="00AE20BA"/>
    <w:rsid w:val="00AE210B"/>
    <w:rsid w:val="00AE2447"/>
    <w:rsid w:val="00AE2AD5"/>
    <w:rsid w:val="00AE2D62"/>
    <w:rsid w:val="00AE3238"/>
    <w:rsid w:val="00AE3716"/>
    <w:rsid w:val="00AE4796"/>
    <w:rsid w:val="00AE4BB7"/>
    <w:rsid w:val="00AE5387"/>
    <w:rsid w:val="00AE6133"/>
    <w:rsid w:val="00AE6983"/>
    <w:rsid w:val="00AE699A"/>
    <w:rsid w:val="00AE6DB2"/>
    <w:rsid w:val="00AE7229"/>
    <w:rsid w:val="00AE7604"/>
    <w:rsid w:val="00AE7891"/>
    <w:rsid w:val="00AF01DF"/>
    <w:rsid w:val="00AF0FB6"/>
    <w:rsid w:val="00AF1AF9"/>
    <w:rsid w:val="00AF1E08"/>
    <w:rsid w:val="00AF318E"/>
    <w:rsid w:val="00AF3342"/>
    <w:rsid w:val="00AF5AB8"/>
    <w:rsid w:val="00AF657D"/>
    <w:rsid w:val="00AF70DA"/>
    <w:rsid w:val="00B003B6"/>
    <w:rsid w:val="00B00F45"/>
    <w:rsid w:val="00B013E9"/>
    <w:rsid w:val="00B024A4"/>
    <w:rsid w:val="00B02D88"/>
    <w:rsid w:val="00B03217"/>
    <w:rsid w:val="00B03ACB"/>
    <w:rsid w:val="00B04C80"/>
    <w:rsid w:val="00B05909"/>
    <w:rsid w:val="00B10429"/>
    <w:rsid w:val="00B10677"/>
    <w:rsid w:val="00B106D4"/>
    <w:rsid w:val="00B12F52"/>
    <w:rsid w:val="00B15100"/>
    <w:rsid w:val="00B1699F"/>
    <w:rsid w:val="00B17508"/>
    <w:rsid w:val="00B200CC"/>
    <w:rsid w:val="00B2049E"/>
    <w:rsid w:val="00B22642"/>
    <w:rsid w:val="00B229DA"/>
    <w:rsid w:val="00B2338E"/>
    <w:rsid w:val="00B24FC7"/>
    <w:rsid w:val="00B25D95"/>
    <w:rsid w:val="00B2670A"/>
    <w:rsid w:val="00B269B7"/>
    <w:rsid w:val="00B26B03"/>
    <w:rsid w:val="00B26F84"/>
    <w:rsid w:val="00B26F99"/>
    <w:rsid w:val="00B270F2"/>
    <w:rsid w:val="00B273D1"/>
    <w:rsid w:val="00B31682"/>
    <w:rsid w:val="00B31ECA"/>
    <w:rsid w:val="00B32A67"/>
    <w:rsid w:val="00B32B3D"/>
    <w:rsid w:val="00B32EAC"/>
    <w:rsid w:val="00B3470C"/>
    <w:rsid w:val="00B362A5"/>
    <w:rsid w:val="00B36486"/>
    <w:rsid w:val="00B37A03"/>
    <w:rsid w:val="00B37F2C"/>
    <w:rsid w:val="00B40411"/>
    <w:rsid w:val="00B415A3"/>
    <w:rsid w:val="00B4199C"/>
    <w:rsid w:val="00B42115"/>
    <w:rsid w:val="00B42EE1"/>
    <w:rsid w:val="00B43057"/>
    <w:rsid w:val="00B43851"/>
    <w:rsid w:val="00B44D7F"/>
    <w:rsid w:val="00B4571F"/>
    <w:rsid w:val="00B45BCE"/>
    <w:rsid w:val="00B45BD6"/>
    <w:rsid w:val="00B45F38"/>
    <w:rsid w:val="00B464C4"/>
    <w:rsid w:val="00B47FEB"/>
    <w:rsid w:val="00B501EF"/>
    <w:rsid w:val="00B507B6"/>
    <w:rsid w:val="00B50C17"/>
    <w:rsid w:val="00B50D08"/>
    <w:rsid w:val="00B50E7F"/>
    <w:rsid w:val="00B514C1"/>
    <w:rsid w:val="00B51587"/>
    <w:rsid w:val="00B518E0"/>
    <w:rsid w:val="00B51E39"/>
    <w:rsid w:val="00B52199"/>
    <w:rsid w:val="00B52546"/>
    <w:rsid w:val="00B5263F"/>
    <w:rsid w:val="00B5275E"/>
    <w:rsid w:val="00B527BD"/>
    <w:rsid w:val="00B52844"/>
    <w:rsid w:val="00B52AC8"/>
    <w:rsid w:val="00B53602"/>
    <w:rsid w:val="00B53BA2"/>
    <w:rsid w:val="00B54503"/>
    <w:rsid w:val="00B55DFF"/>
    <w:rsid w:val="00B5620F"/>
    <w:rsid w:val="00B57742"/>
    <w:rsid w:val="00B57CC0"/>
    <w:rsid w:val="00B6011E"/>
    <w:rsid w:val="00B60652"/>
    <w:rsid w:val="00B61E78"/>
    <w:rsid w:val="00B62601"/>
    <w:rsid w:val="00B62F14"/>
    <w:rsid w:val="00B645E9"/>
    <w:rsid w:val="00B65A85"/>
    <w:rsid w:val="00B663C5"/>
    <w:rsid w:val="00B665A8"/>
    <w:rsid w:val="00B6726D"/>
    <w:rsid w:val="00B702BF"/>
    <w:rsid w:val="00B71F48"/>
    <w:rsid w:val="00B71F92"/>
    <w:rsid w:val="00B72DBA"/>
    <w:rsid w:val="00B7408A"/>
    <w:rsid w:val="00B76246"/>
    <w:rsid w:val="00B764F5"/>
    <w:rsid w:val="00B7666C"/>
    <w:rsid w:val="00B766E6"/>
    <w:rsid w:val="00B76934"/>
    <w:rsid w:val="00B77DA7"/>
    <w:rsid w:val="00B806EB"/>
    <w:rsid w:val="00B80A4A"/>
    <w:rsid w:val="00B80EC2"/>
    <w:rsid w:val="00B81315"/>
    <w:rsid w:val="00B813B6"/>
    <w:rsid w:val="00B81A14"/>
    <w:rsid w:val="00B82772"/>
    <w:rsid w:val="00B8333C"/>
    <w:rsid w:val="00B836D0"/>
    <w:rsid w:val="00B836DB"/>
    <w:rsid w:val="00B83803"/>
    <w:rsid w:val="00B83ABE"/>
    <w:rsid w:val="00B83EF1"/>
    <w:rsid w:val="00B84A8B"/>
    <w:rsid w:val="00B85DA5"/>
    <w:rsid w:val="00B86AA6"/>
    <w:rsid w:val="00B86B4C"/>
    <w:rsid w:val="00B87853"/>
    <w:rsid w:val="00B90A26"/>
    <w:rsid w:val="00B91173"/>
    <w:rsid w:val="00B91485"/>
    <w:rsid w:val="00B914E4"/>
    <w:rsid w:val="00B9409C"/>
    <w:rsid w:val="00B94490"/>
    <w:rsid w:val="00B95BC8"/>
    <w:rsid w:val="00B95D79"/>
    <w:rsid w:val="00B964A3"/>
    <w:rsid w:val="00B977A2"/>
    <w:rsid w:val="00B977AA"/>
    <w:rsid w:val="00B97B09"/>
    <w:rsid w:val="00BA0081"/>
    <w:rsid w:val="00BA05B4"/>
    <w:rsid w:val="00BA07EB"/>
    <w:rsid w:val="00BA0FF9"/>
    <w:rsid w:val="00BA1D14"/>
    <w:rsid w:val="00BA1FAF"/>
    <w:rsid w:val="00BA2753"/>
    <w:rsid w:val="00BA28E4"/>
    <w:rsid w:val="00BA34D0"/>
    <w:rsid w:val="00BA4083"/>
    <w:rsid w:val="00BA4F30"/>
    <w:rsid w:val="00BA4F78"/>
    <w:rsid w:val="00BA56E3"/>
    <w:rsid w:val="00BA5747"/>
    <w:rsid w:val="00BA638C"/>
    <w:rsid w:val="00BA6BE5"/>
    <w:rsid w:val="00BA7DE2"/>
    <w:rsid w:val="00BB0037"/>
    <w:rsid w:val="00BB01F8"/>
    <w:rsid w:val="00BB0DEE"/>
    <w:rsid w:val="00BB0EB9"/>
    <w:rsid w:val="00BB1A11"/>
    <w:rsid w:val="00BB1AE6"/>
    <w:rsid w:val="00BB2E8E"/>
    <w:rsid w:val="00BB3A0C"/>
    <w:rsid w:val="00BB4787"/>
    <w:rsid w:val="00BB5C3E"/>
    <w:rsid w:val="00BB5E24"/>
    <w:rsid w:val="00BB5FA1"/>
    <w:rsid w:val="00BB6342"/>
    <w:rsid w:val="00BB6AC5"/>
    <w:rsid w:val="00BB7257"/>
    <w:rsid w:val="00BB76B0"/>
    <w:rsid w:val="00BC01B7"/>
    <w:rsid w:val="00BC0F76"/>
    <w:rsid w:val="00BC1333"/>
    <w:rsid w:val="00BC2C15"/>
    <w:rsid w:val="00BC3EE1"/>
    <w:rsid w:val="00BC4D95"/>
    <w:rsid w:val="00BC5392"/>
    <w:rsid w:val="00BC6AF8"/>
    <w:rsid w:val="00BC7329"/>
    <w:rsid w:val="00BC796F"/>
    <w:rsid w:val="00BC798C"/>
    <w:rsid w:val="00BC7E17"/>
    <w:rsid w:val="00BD065B"/>
    <w:rsid w:val="00BD19E2"/>
    <w:rsid w:val="00BD1C28"/>
    <w:rsid w:val="00BD1F6F"/>
    <w:rsid w:val="00BD2B29"/>
    <w:rsid w:val="00BD2E74"/>
    <w:rsid w:val="00BD35BA"/>
    <w:rsid w:val="00BD4456"/>
    <w:rsid w:val="00BD4768"/>
    <w:rsid w:val="00BD5D2E"/>
    <w:rsid w:val="00BD607D"/>
    <w:rsid w:val="00BD60C4"/>
    <w:rsid w:val="00BD646D"/>
    <w:rsid w:val="00BD69A9"/>
    <w:rsid w:val="00BD6ED3"/>
    <w:rsid w:val="00BD6FF3"/>
    <w:rsid w:val="00BD72B3"/>
    <w:rsid w:val="00BD7653"/>
    <w:rsid w:val="00BD7A56"/>
    <w:rsid w:val="00BD7EC1"/>
    <w:rsid w:val="00BE0148"/>
    <w:rsid w:val="00BE19B9"/>
    <w:rsid w:val="00BE22AC"/>
    <w:rsid w:val="00BE2F39"/>
    <w:rsid w:val="00BE3D4C"/>
    <w:rsid w:val="00BE444C"/>
    <w:rsid w:val="00BE4713"/>
    <w:rsid w:val="00BE47FE"/>
    <w:rsid w:val="00BE4C44"/>
    <w:rsid w:val="00BE4DF5"/>
    <w:rsid w:val="00BE67A8"/>
    <w:rsid w:val="00BE6BBE"/>
    <w:rsid w:val="00BE743E"/>
    <w:rsid w:val="00BE7D8B"/>
    <w:rsid w:val="00BF012F"/>
    <w:rsid w:val="00BF01EB"/>
    <w:rsid w:val="00BF077F"/>
    <w:rsid w:val="00BF17DA"/>
    <w:rsid w:val="00BF1AFE"/>
    <w:rsid w:val="00BF208B"/>
    <w:rsid w:val="00BF2532"/>
    <w:rsid w:val="00BF2D15"/>
    <w:rsid w:val="00BF3C4C"/>
    <w:rsid w:val="00BF44FE"/>
    <w:rsid w:val="00BF4BB7"/>
    <w:rsid w:val="00BF5032"/>
    <w:rsid w:val="00BF576B"/>
    <w:rsid w:val="00BF64B2"/>
    <w:rsid w:val="00BF669A"/>
    <w:rsid w:val="00BF719A"/>
    <w:rsid w:val="00BF772C"/>
    <w:rsid w:val="00BF7D0A"/>
    <w:rsid w:val="00C003E7"/>
    <w:rsid w:val="00C00478"/>
    <w:rsid w:val="00C0073D"/>
    <w:rsid w:val="00C01E32"/>
    <w:rsid w:val="00C030A1"/>
    <w:rsid w:val="00C0319F"/>
    <w:rsid w:val="00C031A0"/>
    <w:rsid w:val="00C04C97"/>
    <w:rsid w:val="00C05BA4"/>
    <w:rsid w:val="00C06A0F"/>
    <w:rsid w:val="00C10087"/>
    <w:rsid w:val="00C103F8"/>
    <w:rsid w:val="00C104AB"/>
    <w:rsid w:val="00C10BA9"/>
    <w:rsid w:val="00C11227"/>
    <w:rsid w:val="00C11E1E"/>
    <w:rsid w:val="00C12620"/>
    <w:rsid w:val="00C1264D"/>
    <w:rsid w:val="00C13062"/>
    <w:rsid w:val="00C13F08"/>
    <w:rsid w:val="00C143E8"/>
    <w:rsid w:val="00C15688"/>
    <w:rsid w:val="00C15DF7"/>
    <w:rsid w:val="00C160DC"/>
    <w:rsid w:val="00C16A2C"/>
    <w:rsid w:val="00C172E2"/>
    <w:rsid w:val="00C17587"/>
    <w:rsid w:val="00C1799A"/>
    <w:rsid w:val="00C17BBA"/>
    <w:rsid w:val="00C20007"/>
    <w:rsid w:val="00C2017F"/>
    <w:rsid w:val="00C20203"/>
    <w:rsid w:val="00C206AA"/>
    <w:rsid w:val="00C20775"/>
    <w:rsid w:val="00C207F1"/>
    <w:rsid w:val="00C2090F"/>
    <w:rsid w:val="00C216EC"/>
    <w:rsid w:val="00C230BA"/>
    <w:rsid w:val="00C23265"/>
    <w:rsid w:val="00C237D0"/>
    <w:rsid w:val="00C23B54"/>
    <w:rsid w:val="00C23C76"/>
    <w:rsid w:val="00C245E0"/>
    <w:rsid w:val="00C26261"/>
    <w:rsid w:val="00C27350"/>
    <w:rsid w:val="00C274C0"/>
    <w:rsid w:val="00C2759B"/>
    <w:rsid w:val="00C30AFE"/>
    <w:rsid w:val="00C30DED"/>
    <w:rsid w:val="00C311C5"/>
    <w:rsid w:val="00C31A65"/>
    <w:rsid w:val="00C3245B"/>
    <w:rsid w:val="00C3258E"/>
    <w:rsid w:val="00C32731"/>
    <w:rsid w:val="00C32A9F"/>
    <w:rsid w:val="00C32E6B"/>
    <w:rsid w:val="00C330CC"/>
    <w:rsid w:val="00C33292"/>
    <w:rsid w:val="00C33755"/>
    <w:rsid w:val="00C34284"/>
    <w:rsid w:val="00C34629"/>
    <w:rsid w:val="00C35EF4"/>
    <w:rsid w:val="00C3633D"/>
    <w:rsid w:val="00C364E3"/>
    <w:rsid w:val="00C369AA"/>
    <w:rsid w:val="00C36D11"/>
    <w:rsid w:val="00C37DA1"/>
    <w:rsid w:val="00C40F98"/>
    <w:rsid w:val="00C4111F"/>
    <w:rsid w:val="00C4131A"/>
    <w:rsid w:val="00C429F2"/>
    <w:rsid w:val="00C436D3"/>
    <w:rsid w:val="00C447D9"/>
    <w:rsid w:val="00C45514"/>
    <w:rsid w:val="00C45F82"/>
    <w:rsid w:val="00C46313"/>
    <w:rsid w:val="00C464F9"/>
    <w:rsid w:val="00C479DE"/>
    <w:rsid w:val="00C5015A"/>
    <w:rsid w:val="00C50CA4"/>
    <w:rsid w:val="00C51DE7"/>
    <w:rsid w:val="00C520CE"/>
    <w:rsid w:val="00C52C52"/>
    <w:rsid w:val="00C532D7"/>
    <w:rsid w:val="00C54893"/>
    <w:rsid w:val="00C54BED"/>
    <w:rsid w:val="00C5547A"/>
    <w:rsid w:val="00C55654"/>
    <w:rsid w:val="00C5566D"/>
    <w:rsid w:val="00C55F55"/>
    <w:rsid w:val="00C5660B"/>
    <w:rsid w:val="00C56671"/>
    <w:rsid w:val="00C60169"/>
    <w:rsid w:val="00C6070C"/>
    <w:rsid w:val="00C609D3"/>
    <w:rsid w:val="00C61085"/>
    <w:rsid w:val="00C61493"/>
    <w:rsid w:val="00C6185D"/>
    <w:rsid w:val="00C61D9D"/>
    <w:rsid w:val="00C61F30"/>
    <w:rsid w:val="00C62922"/>
    <w:rsid w:val="00C63740"/>
    <w:rsid w:val="00C6395C"/>
    <w:rsid w:val="00C64516"/>
    <w:rsid w:val="00C6470A"/>
    <w:rsid w:val="00C64894"/>
    <w:rsid w:val="00C65428"/>
    <w:rsid w:val="00C65BE0"/>
    <w:rsid w:val="00C675BD"/>
    <w:rsid w:val="00C701FC"/>
    <w:rsid w:val="00C70338"/>
    <w:rsid w:val="00C7107B"/>
    <w:rsid w:val="00C72B5F"/>
    <w:rsid w:val="00C74805"/>
    <w:rsid w:val="00C74F2F"/>
    <w:rsid w:val="00C75942"/>
    <w:rsid w:val="00C759F6"/>
    <w:rsid w:val="00C76B48"/>
    <w:rsid w:val="00C7731A"/>
    <w:rsid w:val="00C77B3B"/>
    <w:rsid w:val="00C80EF2"/>
    <w:rsid w:val="00C812CA"/>
    <w:rsid w:val="00C82B51"/>
    <w:rsid w:val="00C8331E"/>
    <w:rsid w:val="00C83366"/>
    <w:rsid w:val="00C834CB"/>
    <w:rsid w:val="00C8459B"/>
    <w:rsid w:val="00C84E7A"/>
    <w:rsid w:val="00C851FE"/>
    <w:rsid w:val="00C8587A"/>
    <w:rsid w:val="00C860D9"/>
    <w:rsid w:val="00C862C7"/>
    <w:rsid w:val="00C867CF"/>
    <w:rsid w:val="00C87776"/>
    <w:rsid w:val="00C904AC"/>
    <w:rsid w:val="00C90A72"/>
    <w:rsid w:val="00C91811"/>
    <w:rsid w:val="00C92B47"/>
    <w:rsid w:val="00C92FE2"/>
    <w:rsid w:val="00C936AB"/>
    <w:rsid w:val="00C936B1"/>
    <w:rsid w:val="00C949C9"/>
    <w:rsid w:val="00C94BE6"/>
    <w:rsid w:val="00C94F81"/>
    <w:rsid w:val="00C958D9"/>
    <w:rsid w:val="00C96072"/>
    <w:rsid w:val="00C9609F"/>
    <w:rsid w:val="00C96599"/>
    <w:rsid w:val="00C96C9E"/>
    <w:rsid w:val="00C972BB"/>
    <w:rsid w:val="00C9759B"/>
    <w:rsid w:val="00C97858"/>
    <w:rsid w:val="00C97E4A"/>
    <w:rsid w:val="00CA0203"/>
    <w:rsid w:val="00CA03B6"/>
    <w:rsid w:val="00CA0562"/>
    <w:rsid w:val="00CA0983"/>
    <w:rsid w:val="00CA57D4"/>
    <w:rsid w:val="00CA606F"/>
    <w:rsid w:val="00CB0101"/>
    <w:rsid w:val="00CB042D"/>
    <w:rsid w:val="00CB05A4"/>
    <w:rsid w:val="00CB081A"/>
    <w:rsid w:val="00CB0A38"/>
    <w:rsid w:val="00CB0C1E"/>
    <w:rsid w:val="00CB19A8"/>
    <w:rsid w:val="00CB1DE2"/>
    <w:rsid w:val="00CB20EA"/>
    <w:rsid w:val="00CB22BD"/>
    <w:rsid w:val="00CB2769"/>
    <w:rsid w:val="00CB2F32"/>
    <w:rsid w:val="00CB3249"/>
    <w:rsid w:val="00CB5255"/>
    <w:rsid w:val="00CB5EBE"/>
    <w:rsid w:val="00CB68C4"/>
    <w:rsid w:val="00CB7330"/>
    <w:rsid w:val="00CC0048"/>
    <w:rsid w:val="00CC22DC"/>
    <w:rsid w:val="00CC3FC4"/>
    <w:rsid w:val="00CC4263"/>
    <w:rsid w:val="00CC63CC"/>
    <w:rsid w:val="00CC6BB1"/>
    <w:rsid w:val="00CC6EE5"/>
    <w:rsid w:val="00CC6F01"/>
    <w:rsid w:val="00CC7DA1"/>
    <w:rsid w:val="00CD03E4"/>
    <w:rsid w:val="00CD05B9"/>
    <w:rsid w:val="00CD2594"/>
    <w:rsid w:val="00CD36DB"/>
    <w:rsid w:val="00CD3ECA"/>
    <w:rsid w:val="00CD43C9"/>
    <w:rsid w:val="00CD45C0"/>
    <w:rsid w:val="00CD4B73"/>
    <w:rsid w:val="00CD59BA"/>
    <w:rsid w:val="00CD6741"/>
    <w:rsid w:val="00CD73F2"/>
    <w:rsid w:val="00CE0171"/>
    <w:rsid w:val="00CE1856"/>
    <w:rsid w:val="00CE22AA"/>
    <w:rsid w:val="00CE2AAC"/>
    <w:rsid w:val="00CE38EF"/>
    <w:rsid w:val="00CE40C3"/>
    <w:rsid w:val="00CE43DE"/>
    <w:rsid w:val="00CE503F"/>
    <w:rsid w:val="00CE5FA5"/>
    <w:rsid w:val="00CE641D"/>
    <w:rsid w:val="00CE7D78"/>
    <w:rsid w:val="00CF00C4"/>
    <w:rsid w:val="00CF0926"/>
    <w:rsid w:val="00CF1031"/>
    <w:rsid w:val="00CF1E64"/>
    <w:rsid w:val="00CF22EB"/>
    <w:rsid w:val="00CF296B"/>
    <w:rsid w:val="00CF3D09"/>
    <w:rsid w:val="00CF4BF4"/>
    <w:rsid w:val="00CF4C79"/>
    <w:rsid w:val="00CF600D"/>
    <w:rsid w:val="00CF610F"/>
    <w:rsid w:val="00CF7A73"/>
    <w:rsid w:val="00CF7F42"/>
    <w:rsid w:val="00D00346"/>
    <w:rsid w:val="00D02266"/>
    <w:rsid w:val="00D02856"/>
    <w:rsid w:val="00D0289B"/>
    <w:rsid w:val="00D050A7"/>
    <w:rsid w:val="00D05AB1"/>
    <w:rsid w:val="00D06116"/>
    <w:rsid w:val="00D0645B"/>
    <w:rsid w:val="00D06665"/>
    <w:rsid w:val="00D078F7"/>
    <w:rsid w:val="00D07EDE"/>
    <w:rsid w:val="00D10477"/>
    <w:rsid w:val="00D12B86"/>
    <w:rsid w:val="00D134CE"/>
    <w:rsid w:val="00D156BD"/>
    <w:rsid w:val="00D169F1"/>
    <w:rsid w:val="00D1735E"/>
    <w:rsid w:val="00D17EB5"/>
    <w:rsid w:val="00D2005E"/>
    <w:rsid w:val="00D204B9"/>
    <w:rsid w:val="00D20BF0"/>
    <w:rsid w:val="00D20E1B"/>
    <w:rsid w:val="00D20E35"/>
    <w:rsid w:val="00D21E24"/>
    <w:rsid w:val="00D2223D"/>
    <w:rsid w:val="00D22507"/>
    <w:rsid w:val="00D22883"/>
    <w:rsid w:val="00D23053"/>
    <w:rsid w:val="00D230D7"/>
    <w:rsid w:val="00D237B7"/>
    <w:rsid w:val="00D23AE8"/>
    <w:rsid w:val="00D23CD7"/>
    <w:rsid w:val="00D24F9F"/>
    <w:rsid w:val="00D271E5"/>
    <w:rsid w:val="00D271F7"/>
    <w:rsid w:val="00D27469"/>
    <w:rsid w:val="00D27DEE"/>
    <w:rsid w:val="00D301FF"/>
    <w:rsid w:val="00D30A9E"/>
    <w:rsid w:val="00D30D03"/>
    <w:rsid w:val="00D30D60"/>
    <w:rsid w:val="00D311AD"/>
    <w:rsid w:val="00D3129A"/>
    <w:rsid w:val="00D31631"/>
    <w:rsid w:val="00D317EC"/>
    <w:rsid w:val="00D31AEE"/>
    <w:rsid w:val="00D32146"/>
    <w:rsid w:val="00D3272E"/>
    <w:rsid w:val="00D328E5"/>
    <w:rsid w:val="00D32F93"/>
    <w:rsid w:val="00D3396D"/>
    <w:rsid w:val="00D34303"/>
    <w:rsid w:val="00D35EE9"/>
    <w:rsid w:val="00D40B9D"/>
    <w:rsid w:val="00D41CF1"/>
    <w:rsid w:val="00D424D0"/>
    <w:rsid w:val="00D4256F"/>
    <w:rsid w:val="00D429B7"/>
    <w:rsid w:val="00D43325"/>
    <w:rsid w:val="00D447CA"/>
    <w:rsid w:val="00D44C13"/>
    <w:rsid w:val="00D44EFA"/>
    <w:rsid w:val="00D45155"/>
    <w:rsid w:val="00D45C11"/>
    <w:rsid w:val="00D4628A"/>
    <w:rsid w:val="00D4631E"/>
    <w:rsid w:val="00D470B9"/>
    <w:rsid w:val="00D477A7"/>
    <w:rsid w:val="00D47BC9"/>
    <w:rsid w:val="00D47FBC"/>
    <w:rsid w:val="00D52410"/>
    <w:rsid w:val="00D52C93"/>
    <w:rsid w:val="00D54771"/>
    <w:rsid w:val="00D54AF4"/>
    <w:rsid w:val="00D54B0D"/>
    <w:rsid w:val="00D55529"/>
    <w:rsid w:val="00D55AC6"/>
    <w:rsid w:val="00D5621A"/>
    <w:rsid w:val="00D56ADF"/>
    <w:rsid w:val="00D6036A"/>
    <w:rsid w:val="00D60BF7"/>
    <w:rsid w:val="00D60D67"/>
    <w:rsid w:val="00D61855"/>
    <w:rsid w:val="00D61EE2"/>
    <w:rsid w:val="00D6291D"/>
    <w:rsid w:val="00D6365F"/>
    <w:rsid w:val="00D644C1"/>
    <w:rsid w:val="00D659D9"/>
    <w:rsid w:val="00D65AA9"/>
    <w:rsid w:val="00D660B0"/>
    <w:rsid w:val="00D660E4"/>
    <w:rsid w:val="00D6692A"/>
    <w:rsid w:val="00D675D8"/>
    <w:rsid w:val="00D70476"/>
    <w:rsid w:val="00D72DBA"/>
    <w:rsid w:val="00D72EE0"/>
    <w:rsid w:val="00D73534"/>
    <w:rsid w:val="00D73E1F"/>
    <w:rsid w:val="00D74617"/>
    <w:rsid w:val="00D7757C"/>
    <w:rsid w:val="00D80107"/>
    <w:rsid w:val="00D80109"/>
    <w:rsid w:val="00D80423"/>
    <w:rsid w:val="00D81966"/>
    <w:rsid w:val="00D81BFD"/>
    <w:rsid w:val="00D81D86"/>
    <w:rsid w:val="00D828D9"/>
    <w:rsid w:val="00D8347D"/>
    <w:rsid w:val="00D83AA2"/>
    <w:rsid w:val="00D83B4F"/>
    <w:rsid w:val="00D842B4"/>
    <w:rsid w:val="00D8522C"/>
    <w:rsid w:val="00D8527B"/>
    <w:rsid w:val="00D85F1F"/>
    <w:rsid w:val="00D8622C"/>
    <w:rsid w:val="00D86F25"/>
    <w:rsid w:val="00D86F77"/>
    <w:rsid w:val="00D90508"/>
    <w:rsid w:val="00D91510"/>
    <w:rsid w:val="00D936BD"/>
    <w:rsid w:val="00D93CD9"/>
    <w:rsid w:val="00D94260"/>
    <w:rsid w:val="00D94740"/>
    <w:rsid w:val="00D95183"/>
    <w:rsid w:val="00D954CE"/>
    <w:rsid w:val="00D95BB1"/>
    <w:rsid w:val="00D95BD9"/>
    <w:rsid w:val="00D96663"/>
    <w:rsid w:val="00D972A0"/>
    <w:rsid w:val="00D97737"/>
    <w:rsid w:val="00D978C4"/>
    <w:rsid w:val="00D97E50"/>
    <w:rsid w:val="00DA0160"/>
    <w:rsid w:val="00DA01E1"/>
    <w:rsid w:val="00DA039A"/>
    <w:rsid w:val="00DA1A55"/>
    <w:rsid w:val="00DA20CD"/>
    <w:rsid w:val="00DA33D6"/>
    <w:rsid w:val="00DA342E"/>
    <w:rsid w:val="00DA37A2"/>
    <w:rsid w:val="00DA3EBC"/>
    <w:rsid w:val="00DA41B3"/>
    <w:rsid w:val="00DA4532"/>
    <w:rsid w:val="00DA621A"/>
    <w:rsid w:val="00DA69E1"/>
    <w:rsid w:val="00DA6AA7"/>
    <w:rsid w:val="00DA6C76"/>
    <w:rsid w:val="00DA7156"/>
    <w:rsid w:val="00DA793D"/>
    <w:rsid w:val="00DA7A9F"/>
    <w:rsid w:val="00DB086E"/>
    <w:rsid w:val="00DB1109"/>
    <w:rsid w:val="00DB1557"/>
    <w:rsid w:val="00DB1E16"/>
    <w:rsid w:val="00DB206C"/>
    <w:rsid w:val="00DB2510"/>
    <w:rsid w:val="00DB2ED2"/>
    <w:rsid w:val="00DB3173"/>
    <w:rsid w:val="00DB34A2"/>
    <w:rsid w:val="00DB3D97"/>
    <w:rsid w:val="00DB5875"/>
    <w:rsid w:val="00DB58A4"/>
    <w:rsid w:val="00DB5BE5"/>
    <w:rsid w:val="00DB65D1"/>
    <w:rsid w:val="00DB6997"/>
    <w:rsid w:val="00DB6D23"/>
    <w:rsid w:val="00DB71DB"/>
    <w:rsid w:val="00DB7B31"/>
    <w:rsid w:val="00DC0D11"/>
    <w:rsid w:val="00DC125F"/>
    <w:rsid w:val="00DC1346"/>
    <w:rsid w:val="00DC155F"/>
    <w:rsid w:val="00DC19F7"/>
    <w:rsid w:val="00DC1F6E"/>
    <w:rsid w:val="00DC2244"/>
    <w:rsid w:val="00DC232C"/>
    <w:rsid w:val="00DC2387"/>
    <w:rsid w:val="00DC36AA"/>
    <w:rsid w:val="00DC41AC"/>
    <w:rsid w:val="00DC4719"/>
    <w:rsid w:val="00DC4F86"/>
    <w:rsid w:val="00DC512F"/>
    <w:rsid w:val="00DC53C6"/>
    <w:rsid w:val="00DC6954"/>
    <w:rsid w:val="00DC6C9C"/>
    <w:rsid w:val="00DC6DB4"/>
    <w:rsid w:val="00DC71CD"/>
    <w:rsid w:val="00DD0670"/>
    <w:rsid w:val="00DD0D70"/>
    <w:rsid w:val="00DD263F"/>
    <w:rsid w:val="00DD315C"/>
    <w:rsid w:val="00DD3C9F"/>
    <w:rsid w:val="00DD4F89"/>
    <w:rsid w:val="00DD604E"/>
    <w:rsid w:val="00DD6776"/>
    <w:rsid w:val="00DE00A4"/>
    <w:rsid w:val="00DE01D0"/>
    <w:rsid w:val="00DE01DD"/>
    <w:rsid w:val="00DE031E"/>
    <w:rsid w:val="00DE041E"/>
    <w:rsid w:val="00DE272A"/>
    <w:rsid w:val="00DE2A69"/>
    <w:rsid w:val="00DE2E34"/>
    <w:rsid w:val="00DE320E"/>
    <w:rsid w:val="00DE3633"/>
    <w:rsid w:val="00DE54A4"/>
    <w:rsid w:val="00DE6DBC"/>
    <w:rsid w:val="00DE7B36"/>
    <w:rsid w:val="00DF0D6A"/>
    <w:rsid w:val="00DF16A6"/>
    <w:rsid w:val="00DF267B"/>
    <w:rsid w:val="00DF352E"/>
    <w:rsid w:val="00DF3B0A"/>
    <w:rsid w:val="00DF3BA8"/>
    <w:rsid w:val="00DF4722"/>
    <w:rsid w:val="00DF598B"/>
    <w:rsid w:val="00DF5F97"/>
    <w:rsid w:val="00DF6447"/>
    <w:rsid w:val="00DF6B4E"/>
    <w:rsid w:val="00E00246"/>
    <w:rsid w:val="00E0069F"/>
    <w:rsid w:val="00E013DE"/>
    <w:rsid w:val="00E0168E"/>
    <w:rsid w:val="00E019F7"/>
    <w:rsid w:val="00E0242F"/>
    <w:rsid w:val="00E02960"/>
    <w:rsid w:val="00E03306"/>
    <w:rsid w:val="00E03749"/>
    <w:rsid w:val="00E037D3"/>
    <w:rsid w:val="00E03CC5"/>
    <w:rsid w:val="00E046C7"/>
    <w:rsid w:val="00E04C7E"/>
    <w:rsid w:val="00E04CED"/>
    <w:rsid w:val="00E0505B"/>
    <w:rsid w:val="00E054C0"/>
    <w:rsid w:val="00E05FE1"/>
    <w:rsid w:val="00E06D0E"/>
    <w:rsid w:val="00E07039"/>
    <w:rsid w:val="00E07058"/>
    <w:rsid w:val="00E1069A"/>
    <w:rsid w:val="00E1185F"/>
    <w:rsid w:val="00E1193C"/>
    <w:rsid w:val="00E119A2"/>
    <w:rsid w:val="00E127BC"/>
    <w:rsid w:val="00E1443B"/>
    <w:rsid w:val="00E14F74"/>
    <w:rsid w:val="00E15D75"/>
    <w:rsid w:val="00E16353"/>
    <w:rsid w:val="00E164FA"/>
    <w:rsid w:val="00E204BA"/>
    <w:rsid w:val="00E20BA4"/>
    <w:rsid w:val="00E20DC2"/>
    <w:rsid w:val="00E210C2"/>
    <w:rsid w:val="00E21119"/>
    <w:rsid w:val="00E213EF"/>
    <w:rsid w:val="00E219BE"/>
    <w:rsid w:val="00E21A52"/>
    <w:rsid w:val="00E2202C"/>
    <w:rsid w:val="00E23292"/>
    <w:rsid w:val="00E23520"/>
    <w:rsid w:val="00E24768"/>
    <w:rsid w:val="00E24E63"/>
    <w:rsid w:val="00E26883"/>
    <w:rsid w:val="00E268DB"/>
    <w:rsid w:val="00E275DA"/>
    <w:rsid w:val="00E27F83"/>
    <w:rsid w:val="00E3041E"/>
    <w:rsid w:val="00E3114F"/>
    <w:rsid w:val="00E32360"/>
    <w:rsid w:val="00E32816"/>
    <w:rsid w:val="00E329C9"/>
    <w:rsid w:val="00E330A6"/>
    <w:rsid w:val="00E33E86"/>
    <w:rsid w:val="00E35541"/>
    <w:rsid w:val="00E35EE7"/>
    <w:rsid w:val="00E36022"/>
    <w:rsid w:val="00E36AFF"/>
    <w:rsid w:val="00E36C97"/>
    <w:rsid w:val="00E36E61"/>
    <w:rsid w:val="00E3769F"/>
    <w:rsid w:val="00E37E84"/>
    <w:rsid w:val="00E406D4"/>
    <w:rsid w:val="00E422E0"/>
    <w:rsid w:val="00E42B32"/>
    <w:rsid w:val="00E42D23"/>
    <w:rsid w:val="00E4575F"/>
    <w:rsid w:val="00E4577B"/>
    <w:rsid w:val="00E45C09"/>
    <w:rsid w:val="00E46496"/>
    <w:rsid w:val="00E46991"/>
    <w:rsid w:val="00E47314"/>
    <w:rsid w:val="00E5057F"/>
    <w:rsid w:val="00E51CE4"/>
    <w:rsid w:val="00E53526"/>
    <w:rsid w:val="00E54EFB"/>
    <w:rsid w:val="00E54F44"/>
    <w:rsid w:val="00E55C99"/>
    <w:rsid w:val="00E56214"/>
    <w:rsid w:val="00E56C21"/>
    <w:rsid w:val="00E57DCD"/>
    <w:rsid w:val="00E57F2A"/>
    <w:rsid w:val="00E60F3F"/>
    <w:rsid w:val="00E61266"/>
    <w:rsid w:val="00E61548"/>
    <w:rsid w:val="00E627F3"/>
    <w:rsid w:val="00E62E50"/>
    <w:rsid w:val="00E63355"/>
    <w:rsid w:val="00E63DAF"/>
    <w:rsid w:val="00E63E09"/>
    <w:rsid w:val="00E645C8"/>
    <w:rsid w:val="00E65D8D"/>
    <w:rsid w:val="00E669A6"/>
    <w:rsid w:val="00E70390"/>
    <w:rsid w:val="00E705BC"/>
    <w:rsid w:val="00E70774"/>
    <w:rsid w:val="00E71478"/>
    <w:rsid w:val="00E71BAC"/>
    <w:rsid w:val="00E71E16"/>
    <w:rsid w:val="00E72E2B"/>
    <w:rsid w:val="00E72EAF"/>
    <w:rsid w:val="00E738B3"/>
    <w:rsid w:val="00E74000"/>
    <w:rsid w:val="00E754DD"/>
    <w:rsid w:val="00E7573F"/>
    <w:rsid w:val="00E757F8"/>
    <w:rsid w:val="00E76630"/>
    <w:rsid w:val="00E76AE7"/>
    <w:rsid w:val="00E76BA6"/>
    <w:rsid w:val="00E772B9"/>
    <w:rsid w:val="00E77CD2"/>
    <w:rsid w:val="00E82356"/>
    <w:rsid w:val="00E82BE0"/>
    <w:rsid w:val="00E83231"/>
    <w:rsid w:val="00E83E2D"/>
    <w:rsid w:val="00E83E46"/>
    <w:rsid w:val="00E846F9"/>
    <w:rsid w:val="00E848C4"/>
    <w:rsid w:val="00E84F92"/>
    <w:rsid w:val="00E854C8"/>
    <w:rsid w:val="00E85506"/>
    <w:rsid w:val="00E8567E"/>
    <w:rsid w:val="00E85684"/>
    <w:rsid w:val="00E872D4"/>
    <w:rsid w:val="00E900E3"/>
    <w:rsid w:val="00E9056A"/>
    <w:rsid w:val="00E914E7"/>
    <w:rsid w:val="00E924AD"/>
    <w:rsid w:val="00E947CE"/>
    <w:rsid w:val="00E94998"/>
    <w:rsid w:val="00E94ABA"/>
    <w:rsid w:val="00E95635"/>
    <w:rsid w:val="00E9580E"/>
    <w:rsid w:val="00E97AB1"/>
    <w:rsid w:val="00EA0294"/>
    <w:rsid w:val="00EA02EF"/>
    <w:rsid w:val="00EA0368"/>
    <w:rsid w:val="00EA084D"/>
    <w:rsid w:val="00EA094F"/>
    <w:rsid w:val="00EA16E6"/>
    <w:rsid w:val="00EA30CF"/>
    <w:rsid w:val="00EA3235"/>
    <w:rsid w:val="00EA4CC1"/>
    <w:rsid w:val="00EA5138"/>
    <w:rsid w:val="00EA5541"/>
    <w:rsid w:val="00EA670B"/>
    <w:rsid w:val="00EA6A4C"/>
    <w:rsid w:val="00EA6BD4"/>
    <w:rsid w:val="00EA7123"/>
    <w:rsid w:val="00EA7DA6"/>
    <w:rsid w:val="00EB05FA"/>
    <w:rsid w:val="00EB0A0C"/>
    <w:rsid w:val="00EB1557"/>
    <w:rsid w:val="00EB163B"/>
    <w:rsid w:val="00EB1D1F"/>
    <w:rsid w:val="00EB2D50"/>
    <w:rsid w:val="00EB342C"/>
    <w:rsid w:val="00EB3860"/>
    <w:rsid w:val="00EB3F6E"/>
    <w:rsid w:val="00EB4494"/>
    <w:rsid w:val="00EB4A57"/>
    <w:rsid w:val="00EB57BC"/>
    <w:rsid w:val="00EB5A85"/>
    <w:rsid w:val="00EB63FC"/>
    <w:rsid w:val="00EB641D"/>
    <w:rsid w:val="00EB6752"/>
    <w:rsid w:val="00EB684F"/>
    <w:rsid w:val="00EB7320"/>
    <w:rsid w:val="00EC0C62"/>
    <w:rsid w:val="00EC0D9D"/>
    <w:rsid w:val="00EC1336"/>
    <w:rsid w:val="00EC136C"/>
    <w:rsid w:val="00EC16C9"/>
    <w:rsid w:val="00EC20BA"/>
    <w:rsid w:val="00EC27E0"/>
    <w:rsid w:val="00EC3416"/>
    <w:rsid w:val="00EC3C2D"/>
    <w:rsid w:val="00EC476F"/>
    <w:rsid w:val="00EC5260"/>
    <w:rsid w:val="00EC574E"/>
    <w:rsid w:val="00EC5B34"/>
    <w:rsid w:val="00EC743B"/>
    <w:rsid w:val="00EC79A9"/>
    <w:rsid w:val="00EC7D93"/>
    <w:rsid w:val="00EC7EA5"/>
    <w:rsid w:val="00ED195D"/>
    <w:rsid w:val="00ED19C1"/>
    <w:rsid w:val="00ED1CB1"/>
    <w:rsid w:val="00ED1FD6"/>
    <w:rsid w:val="00ED212A"/>
    <w:rsid w:val="00ED2139"/>
    <w:rsid w:val="00ED229C"/>
    <w:rsid w:val="00ED2594"/>
    <w:rsid w:val="00ED2630"/>
    <w:rsid w:val="00ED264C"/>
    <w:rsid w:val="00ED2912"/>
    <w:rsid w:val="00ED29EF"/>
    <w:rsid w:val="00ED2A09"/>
    <w:rsid w:val="00ED30D5"/>
    <w:rsid w:val="00ED332B"/>
    <w:rsid w:val="00ED44E9"/>
    <w:rsid w:val="00ED4DFA"/>
    <w:rsid w:val="00ED5199"/>
    <w:rsid w:val="00ED5CE7"/>
    <w:rsid w:val="00ED7C55"/>
    <w:rsid w:val="00EE0602"/>
    <w:rsid w:val="00EE25DF"/>
    <w:rsid w:val="00EE289A"/>
    <w:rsid w:val="00EE2968"/>
    <w:rsid w:val="00EE2B03"/>
    <w:rsid w:val="00EE4228"/>
    <w:rsid w:val="00EE4620"/>
    <w:rsid w:val="00EE52CE"/>
    <w:rsid w:val="00EE6096"/>
    <w:rsid w:val="00EE62FA"/>
    <w:rsid w:val="00EE63DE"/>
    <w:rsid w:val="00EE719B"/>
    <w:rsid w:val="00EE7993"/>
    <w:rsid w:val="00EF153C"/>
    <w:rsid w:val="00EF1B47"/>
    <w:rsid w:val="00EF2855"/>
    <w:rsid w:val="00EF33B2"/>
    <w:rsid w:val="00EF35CD"/>
    <w:rsid w:val="00EF3AB9"/>
    <w:rsid w:val="00EF3F49"/>
    <w:rsid w:val="00EF4443"/>
    <w:rsid w:val="00EF59EA"/>
    <w:rsid w:val="00EF5A3D"/>
    <w:rsid w:val="00EF6675"/>
    <w:rsid w:val="00EF6BF1"/>
    <w:rsid w:val="00EF7E48"/>
    <w:rsid w:val="00F002D7"/>
    <w:rsid w:val="00F00744"/>
    <w:rsid w:val="00F016BD"/>
    <w:rsid w:val="00F02158"/>
    <w:rsid w:val="00F03468"/>
    <w:rsid w:val="00F03496"/>
    <w:rsid w:val="00F03A38"/>
    <w:rsid w:val="00F04031"/>
    <w:rsid w:val="00F04209"/>
    <w:rsid w:val="00F04FA5"/>
    <w:rsid w:val="00F05A90"/>
    <w:rsid w:val="00F07ED0"/>
    <w:rsid w:val="00F105BD"/>
    <w:rsid w:val="00F11530"/>
    <w:rsid w:val="00F118CF"/>
    <w:rsid w:val="00F12519"/>
    <w:rsid w:val="00F12592"/>
    <w:rsid w:val="00F12B53"/>
    <w:rsid w:val="00F13671"/>
    <w:rsid w:val="00F13705"/>
    <w:rsid w:val="00F15D71"/>
    <w:rsid w:val="00F167DB"/>
    <w:rsid w:val="00F17637"/>
    <w:rsid w:val="00F177E5"/>
    <w:rsid w:val="00F20934"/>
    <w:rsid w:val="00F21206"/>
    <w:rsid w:val="00F220C1"/>
    <w:rsid w:val="00F22C9C"/>
    <w:rsid w:val="00F238FE"/>
    <w:rsid w:val="00F23D50"/>
    <w:rsid w:val="00F242FF"/>
    <w:rsid w:val="00F24320"/>
    <w:rsid w:val="00F24E5C"/>
    <w:rsid w:val="00F257D9"/>
    <w:rsid w:val="00F26201"/>
    <w:rsid w:val="00F26819"/>
    <w:rsid w:val="00F27794"/>
    <w:rsid w:val="00F27ABC"/>
    <w:rsid w:val="00F30224"/>
    <w:rsid w:val="00F3089E"/>
    <w:rsid w:val="00F30C2B"/>
    <w:rsid w:val="00F30DFE"/>
    <w:rsid w:val="00F31BF2"/>
    <w:rsid w:val="00F31FC7"/>
    <w:rsid w:val="00F33034"/>
    <w:rsid w:val="00F33046"/>
    <w:rsid w:val="00F33736"/>
    <w:rsid w:val="00F33FD2"/>
    <w:rsid w:val="00F34195"/>
    <w:rsid w:val="00F3446B"/>
    <w:rsid w:val="00F344C0"/>
    <w:rsid w:val="00F352DF"/>
    <w:rsid w:val="00F352EB"/>
    <w:rsid w:val="00F358EF"/>
    <w:rsid w:val="00F36255"/>
    <w:rsid w:val="00F3753D"/>
    <w:rsid w:val="00F40D06"/>
    <w:rsid w:val="00F4170F"/>
    <w:rsid w:val="00F41F6E"/>
    <w:rsid w:val="00F42F74"/>
    <w:rsid w:val="00F4358F"/>
    <w:rsid w:val="00F43C75"/>
    <w:rsid w:val="00F44622"/>
    <w:rsid w:val="00F45BC4"/>
    <w:rsid w:val="00F460A8"/>
    <w:rsid w:val="00F46A00"/>
    <w:rsid w:val="00F50280"/>
    <w:rsid w:val="00F5270A"/>
    <w:rsid w:val="00F5301A"/>
    <w:rsid w:val="00F534F1"/>
    <w:rsid w:val="00F537C1"/>
    <w:rsid w:val="00F558F0"/>
    <w:rsid w:val="00F55FD7"/>
    <w:rsid w:val="00F56329"/>
    <w:rsid w:val="00F56666"/>
    <w:rsid w:val="00F57A89"/>
    <w:rsid w:val="00F60457"/>
    <w:rsid w:val="00F610DE"/>
    <w:rsid w:val="00F61423"/>
    <w:rsid w:val="00F61A1F"/>
    <w:rsid w:val="00F623DE"/>
    <w:rsid w:val="00F62C06"/>
    <w:rsid w:val="00F62DF7"/>
    <w:rsid w:val="00F633BC"/>
    <w:rsid w:val="00F649A4"/>
    <w:rsid w:val="00F64A43"/>
    <w:rsid w:val="00F64F49"/>
    <w:rsid w:val="00F65043"/>
    <w:rsid w:val="00F6531E"/>
    <w:rsid w:val="00F65FCF"/>
    <w:rsid w:val="00F66B56"/>
    <w:rsid w:val="00F66E70"/>
    <w:rsid w:val="00F67785"/>
    <w:rsid w:val="00F67D05"/>
    <w:rsid w:val="00F7050D"/>
    <w:rsid w:val="00F7124A"/>
    <w:rsid w:val="00F71985"/>
    <w:rsid w:val="00F71A4B"/>
    <w:rsid w:val="00F71D6E"/>
    <w:rsid w:val="00F728C9"/>
    <w:rsid w:val="00F72F3B"/>
    <w:rsid w:val="00F7404A"/>
    <w:rsid w:val="00F74CC8"/>
    <w:rsid w:val="00F75173"/>
    <w:rsid w:val="00F753D0"/>
    <w:rsid w:val="00F75445"/>
    <w:rsid w:val="00F75BED"/>
    <w:rsid w:val="00F76E9F"/>
    <w:rsid w:val="00F77D56"/>
    <w:rsid w:val="00F81123"/>
    <w:rsid w:val="00F8161D"/>
    <w:rsid w:val="00F81813"/>
    <w:rsid w:val="00F8329E"/>
    <w:rsid w:val="00F83E87"/>
    <w:rsid w:val="00F84B0C"/>
    <w:rsid w:val="00F84FCF"/>
    <w:rsid w:val="00F85DA8"/>
    <w:rsid w:val="00F85EC1"/>
    <w:rsid w:val="00F86273"/>
    <w:rsid w:val="00F867C0"/>
    <w:rsid w:val="00F8698F"/>
    <w:rsid w:val="00F86CDD"/>
    <w:rsid w:val="00F879CE"/>
    <w:rsid w:val="00F87ACE"/>
    <w:rsid w:val="00F90240"/>
    <w:rsid w:val="00F90C43"/>
    <w:rsid w:val="00F90EAF"/>
    <w:rsid w:val="00F91189"/>
    <w:rsid w:val="00F918CA"/>
    <w:rsid w:val="00F9211C"/>
    <w:rsid w:val="00F93260"/>
    <w:rsid w:val="00F937FC"/>
    <w:rsid w:val="00F93856"/>
    <w:rsid w:val="00F93E73"/>
    <w:rsid w:val="00F94ACA"/>
    <w:rsid w:val="00F95ACF"/>
    <w:rsid w:val="00F95E28"/>
    <w:rsid w:val="00F964B1"/>
    <w:rsid w:val="00F96676"/>
    <w:rsid w:val="00F96A5D"/>
    <w:rsid w:val="00F97225"/>
    <w:rsid w:val="00F97949"/>
    <w:rsid w:val="00FA1EB8"/>
    <w:rsid w:val="00FA4443"/>
    <w:rsid w:val="00FA6050"/>
    <w:rsid w:val="00FA6B6C"/>
    <w:rsid w:val="00FA6D7D"/>
    <w:rsid w:val="00FA7DCD"/>
    <w:rsid w:val="00FB08F0"/>
    <w:rsid w:val="00FB0BC2"/>
    <w:rsid w:val="00FB111E"/>
    <w:rsid w:val="00FB1B4B"/>
    <w:rsid w:val="00FB1D88"/>
    <w:rsid w:val="00FB20CF"/>
    <w:rsid w:val="00FB2416"/>
    <w:rsid w:val="00FB3160"/>
    <w:rsid w:val="00FB3174"/>
    <w:rsid w:val="00FB44F2"/>
    <w:rsid w:val="00FB473D"/>
    <w:rsid w:val="00FB4975"/>
    <w:rsid w:val="00FB51C3"/>
    <w:rsid w:val="00FB60AA"/>
    <w:rsid w:val="00FB61E9"/>
    <w:rsid w:val="00FB62F0"/>
    <w:rsid w:val="00FB6429"/>
    <w:rsid w:val="00FB71E6"/>
    <w:rsid w:val="00FB734D"/>
    <w:rsid w:val="00FB7475"/>
    <w:rsid w:val="00FB7539"/>
    <w:rsid w:val="00FB7585"/>
    <w:rsid w:val="00FB7856"/>
    <w:rsid w:val="00FB79B9"/>
    <w:rsid w:val="00FB7B60"/>
    <w:rsid w:val="00FC0A81"/>
    <w:rsid w:val="00FC104B"/>
    <w:rsid w:val="00FC1091"/>
    <w:rsid w:val="00FC23C8"/>
    <w:rsid w:val="00FC31A1"/>
    <w:rsid w:val="00FC32A2"/>
    <w:rsid w:val="00FC3529"/>
    <w:rsid w:val="00FC386F"/>
    <w:rsid w:val="00FC4A60"/>
    <w:rsid w:val="00FC4BBE"/>
    <w:rsid w:val="00FC54B7"/>
    <w:rsid w:val="00FC5DD9"/>
    <w:rsid w:val="00FC5EF0"/>
    <w:rsid w:val="00FC682C"/>
    <w:rsid w:val="00FD012B"/>
    <w:rsid w:val="00FD1133"/>
    <w:rsid w:val="00FD113A"/>
    <w:rsid w:val="00FD1EE3"/>
    <w:rsid w:val="00FD3F97"/>
    <w:rsid w:val="00FD42BC"/>
    <w:rsid w:val="00FD43B5"/>
    <w:rsid w:val="00FD4F1B"/>
    <w:rsid w:val="00FD5000"/>
    <w:rsid w:val="00FD567A"/>
    <w:rsid w:val="00FD5B90"/>
    <w:rsid w:val="00FD5DA4"/>
    <w:rsid w:val="00FD709C"/>
    <w:rsid w:val="00FD75C3"/>
    <w:rsid w:val="00FE0DDD"/>
    <w:rsid w:val="00FE2280"/>
    <w:rsid w:val="00FE2373"/>
    <w:rsid w:val="00FE445B"/>
    <w:rsid w:val="00FE4BC1"/>
    <w:rsid w:val="00FE5199"/>
    <w:rsid w:val="00FE54B2"/>
    <w:rsid w:val="00FE57E8"/>
    <w:rsid w:val="00FE5ABF"/>
    <w:rsid w:val="00FE5D54"/>
    <w:rsid w:val="00FE6FA7"/>
    <w:rsid w:val="00FF18D6"/>
    <w:rsid w:val="00FF2185"/>
    <w:rsid w:val="00FF3AC3"/>
    <w:rsid w:val="00FF3D62"/>
    <w:rsid w:val="00FF419A"/>
    <w:rsid w:val="00FF5899"/>
    <w:rsid w:val="00FF5CBE"/>
    <w:rsid w:val="00FF681F"/>
    <w:rsid w:val="00FF6849"/>
    <w:rsid w:val="00FF7566"/>
    <w:rsid w:val="00FF75F9"/>
    <w:rsid w:val="00FF7C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39EB33C"/>
  <w14:defaultImageDpi w14:val="32767"/>
  <w15:chartTrackingRefBased/>
  <w15:docId w15:val="{85201155-266C-4A11-B6D1-DB35C55CDD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036946"/>
    <w:rPr>
      <w:rFonts w:ascii="Times New Roman" w:eastAsia="Times New Roman" w:hAnsi="Times New Roman" w:cs="Times New Roman"/>
      <w:kern w:val="0"/>
      <w:szCs w:val="24"/>
      <w:lang w:val="en-B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3758F"/>
    <w:pPr>
      <w:keepNext/>
      <w:widowControl w:val="0"/>
      <w:numPr>
        <w:numId w:val="1"/>
      </w:numPr>
      <w:spacing w:before="180" w:after="180" w:line="360" w:lineRule="auto"/>
      <w:ind w:left="0" w:rightChars="100" w:right="100"/>
      <w:outlineLvl w:val="0"/>
    </w:pPr>
    <w:rPr>
      <w:rFonts w:asciiTheme="minorHAnsi" w:eastAsia="Calibri Light" w:hAnsiTheme="minorHAnsi" w:cstheme="minorHAnsi"/>
      <w:bCs/>
      <w:kern w:val="52"/>
      <w:sz w:val="32"/>
      <w:szCs w:val="52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D2790"/>
    <w:pPr>
      <w:keepNext/>
      <w:widowControl w:val="0"/>
      <w:numPr>
        <w:ilvl w:val="1"/>
        <w:numId w:val="1"/>
      </w:numPr>
      <w:spacing w:line="720" w:lineRule="auto"/>
      <w:ind w:rightChars="100" w:right="240"/>
      <w:outlineLvl w:val="1"/>
    </w:pPr>
    <w:rPr>
      <w:rFonts w:ascii="Calibri Light" w:eastAsiaTheme="minorEastAsia" w:hAnsi="Calibri Light" w:cstheme="majorBidi"/>
      <w:b/>
      <w:bCs/>
      <w:kern w:val="2"/>
      <w:sz w:val="28"/>
      <w:szCs w:val="48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7373D"/>
    <w:pPr>
      <w:keepNext/>
      <w:widowControl w:val="0"/>
      <w:numPr>
        <w:ilvl w:val="2"/>
        <w:numId w:val="1"/>
      </w:numPr>
      <w:spacing w:line="720" w:lineRule="auto"/>
      <w:ind w:left="0" w:rightChars="100" w:right="100"/>
      <w:outlineLvl w:val="2"/>
    </w:pPr>
    <w:rPr>
      <w:rFonts w:asciiTheme="majorHAnsi" w:eastAsiaTheme="majorEastAsia" w:hAnsiTheme="majorHAnsi" w:cstheme="majorBidi"/>
      <w:b/>
      <w:bCs/>
      <w:kern w:val="2"/>
      <w:szCs w:val="36"/>
      <w:lang w:val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C386F"/>
    <w:pPr>
      <w:keepNext/>
      <w:widowControl w:val="0"/>
      <w:numPr>
        <w:ilvl w:val="3"/>
        <w:numId w:val="1"/>
      </w:numPr>
      <w:spacing w:line="720" w:lineRule="auto"/>
      <w:ind w:left="0" w:rightChars="100" w:right="240"/>
      <w:outlineLvl w:val="3"/>
    </w:pPr>
    <w:rPr>
      <w:rFonts w:asciiTheme="majorHAnsi" w:eastAsiaTheme="majorEastAsia" w:hAnsiTheme="majorHAnsi" w:cstheme="majorBidi"/>
      <w:kern w:val="2"/>
      <w:sz w:val="36"/>
      <w:szCs w:val="36"/>
      <w:lang w:val="en-US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C386F"/>
    <w:pPr>
      <w:keepNext/>
      <w:widowControl w:val="0"/>
      <w:numPr>
        <w:ilvl w:val="4"/>
        <w:numId w:val="1"/>
      </w:numPr>
      <w:spacing w:line="720" w:lineRule="auto"/>
      <w:ind w:left="0" w:rightChars="100" w:right="240"/>
      <w:outlineLvl w:val="4"/>
    </w:pPr>
    <w:rPr>
      <w:rFonts w:asciiTheme="majorHAnsi" w:eastAsiaTheme="majorEastAsia" w:hAnsiTheme="majorHAnsi" w:cstheme="majorBidi"/>
      <w:b/>
      <w:bCs/>
      <w:kern w:val="2"/>
      <w:sz w:val="36"/>
      <w:szCs w:val="36"/>
      <w:lang w:val="en-US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FC386F"/>
    <w:pPr>
      <w:keepNext/>
      <w:widowControl w:val="0"/>
      <w:numPr>
        <w:ilvl w:val="5"/>
        <w:numId w:val="1"/>
      </w:numPr>
      <w:spacing w:line="720" w:lineRule="auto"/>
      <w:ind w:left="0" w:rightChars="100" w:right="240"/>
      <w:outlineLvl w:val="5"/>
    </w:pPr>
    <w:rPr>
      <w:rFonts w:asciiTheme="majorHAnsi" w:eastAsiaTheme="majorEastAsia" w:hAnsiTheme="majorHAnsi" w:cstheme="majorBidi"/>
      <w:kern w:val="2"/>
      <w:sz w:val="36"/>
      <w:szCs w:val="36"/>
      <w:lang w:val="en-US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FC386F"/>
    <w:pPr>
      <w:keepNext/>
      <w:widowControl w:val="0"/>
      <w:numPr>
        <w:ilvl w:val="6"/>
        <w:numId w:val="1"/>
      </w:numPr>
      <w:spacing w:line="720" w:lineRule="auto"/>
      <w:ind w:left="0" w:rightChars="100" w:right="240"/>
      <w:outlineLvl w:val="6"/>
    </w:pPr>
    <w:rPr>
      <w:rFonts w:asciiTheme="majorHAnsi" w:eastAsiaTheme="majorEastAsia" w:hAnsiTheme="majorHAnsi" w:cstheme="majorBidi"/>
      <w:b/>
      <w:bCs/>
      <w:kern w:val="2"/>
      <w:sz w:val="36"/>
      <w:szCs w:val="36"/>
      <w:lang w:val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386F"/>
    <w:pPr>
      <w:keepNext/>
      <w:widowControl w:val="0"/>
      <w:numPr>
        <w:ilvl w:val="7"/>
        <w:numId w:val="1"/>
      </w:numPr>
      <w:spacing w:line="720" w:lineRule="auto"/>
      <w:ind w:left="0" w:rightChars="100" w:right="240"/>
      <w:outlineLvl w:val="7"/>
    </w:pPr>
    <w:rPr>
      <w:rFonts w:asciiTheme="majorHAnsi" w:eastAsiaTheme="majorEastAsia" w:hAnsiTheme="majorHAnsi" w:cstheme="majorBidi"/>
      <w:kern w:val="2"/>
      <w:sz w:val="36"/>
      <w:szCs w:val="36"/>
      <w:lang w:val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386F"/>
    <w:pPr>
      <w:keepNext/>
      <w:widowControl w:val="0"/>
      <w:numPr>
        <w:ilvl w:val="8"/>
        <w:numId w:val="1"/>
      </w:numPr>
      <w:spacing w:line="720" w:lineRule="auto"/>
      <w:ind w:left="0" w:rightChars="100" w:right="240"/>
      <w:outlineLvl w:val="8"/>
    </w:pPr>
    <w:rPr>
      <w:rFonts w:asciiTheme="majorHAnsi" w:eastAsiaTheme="majorEastAsia" w:hAnsiTheme="majorHAnsi" w:cstheme="majorBidi"/>
      <w:kern w:val="2"/>
      <w:sz w:val="36"/>
      <w:szCs w:val="36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93CD9"/>
    <w:pPr>
      <w:widowControl w:val="0"/>
      <w:ind w:leftChars="200" w:left="480" w:rightChars="100" w:right="240"/>
    </w:pPr>
    <w:rPr>
      <w:rFonts w:asciiTheme="minorHAnsi" w:eastAsiaTheme="minorEastAsia" w:hAnsiTheme="minorHAnsi" w:cstheme="minorBidi"/>
      <w:kern w:val="2"/>
      <w:szCs w:val="22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E63DAF"/>
    <w:pPr>
      <w:widowControl w:val="0"/>
      <w:tabs>
        <w:tab w:val="center" w:pos="4153"/>
        <w:tab w:val="right" w:pos="8306"/>
      </w:tabs>
      <w:snapToGrid w:val="0"/>
      <w:ind w:leftChars="236" w:left="566" w:rightChars="100" w:right="240"/>
    </w:pPr>
    <w:rPr>
      <w:rFonts w:asciiTheme="minorHAnsi" w:eastAsiaTheme="minorEastAsia" w:hAnsiTheme="minorHAnsi" w:cstheme="minorBidi"/>
      <w:kern w:val="2"/>
      <w:sz w:val="20"/>
      <w:szCs w:val="20"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E63DAF"/>
    <w:rPr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E63DAF"/>
    <w:pPr>
      <w:widowControl w:val="0"/>
      <w:tabs>
        <w:tab w:val="center" w:pos="4153"/>
        <w:tab w:val="right" w:pos="8306"/>
      </w:tabs>
      <w:snapToGrid w:val="0"/>
      <w:ind w:leftChars="236" w:left="566" w:rightChars="100" w:right="240"/>
    </w:pPr>
    <w:rPr>
      <w:rFonts w:asciiTheme="minorHAnsi" w:eastAsiaTheme="minorEastAsia" w:hAnsiTheme="minorHAnsi" w:cstheme="minorBidi"/>
      <w:kern w:val="2"/>
      <w:sz w:val="20"/>
      <w:szCs w:val="20"/>
      <w:lang w:val="en-US"/>
    </w:rPr>
  </w:style>
  <w:style w:type="character" w:customStyle="1" w:styleId="FooterChar">
    <w:name w:val="Footer Char"/>
    <w:basedOn w:val="DefaultParagraphFont"/>
    <w:link w:val="Footer"/>
    <w:uiPriority w:val="99"/>
    <w:rsid w:val="00E63DAF"/>
    <w:rPr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83758F"/>
    <w:rPr>
      <w:rFonts w:eastAsia="Calibri Light" w:cstheme="minorHAnsi"/>
      <w:bCs/>
      <w:kern w:val="52"/>
      <w:sz w:val="32"/>
      <w:szCs w:val="52"/>
    </w:rPr>
  </w:style>
  <w:style w:type="paragraph" w:customStyle="1" w:styleId="1">
    <w:name w:val="標題1 內文"/>
    <w:basedOn w:val="Normal"/>
    <w:link w:val="10"/>
    <w:qFormat/>
    <w:rsid w:val="007E7DCA"/>
    <w:pPr>
      <w:widowControl w:val="0"/>
      <w:ind w:leftChars="177" w:left="425" w:rightChars="100" w:right="240"/>
    </w:pPr>
    <w:rPr>
      <w:rFonts w:asciiTheme="minorHAnsi" w:eastAsiaTheme="minorEastAsia" w:hAnsiTheme="minorHAnsi" w:cstheme="minorBidi"/>
      <w:kern w:val="2"/>
      <w:szCs w:val="22"/>
      <w:lang w:val="en-US"/>
    </w:rPr>
  </w:style>
  <w:style w:type="paragraph" w:styleId="NoSpacing">
    <w:name w:val="No Spacing"/>
    <w:uiPriority w:val="1"/>
    <w:qFormat/>
    <w:rsid w:val="000E6B39"/>
    <w:pPr>
      <w:widowControl w:val="0"/>
      <w:ind w:leftChars="236" w:left="566" w:rightChars="100" w:right="240"/>
    </w:pPr>
  </w:style>
  <w:style w:type="character" w:customStyle="1" w:styleId="10">
    <w:name w:val="標題1 內文 字元"/>
    <w:basedOn w:val="DefaultParagraphFont"/>
    <w:link w:val="1"/>
    <w:rsid w:val="007E7DCA"/>
  </w:style>
  <w:style w:type="character" w:customStyle="1" w:styleId="Heading2Char">
    <w:name w:val="Heading 2 Char"/>
    <w:basedOn w:val="DefaultParagraphFont"/>
    <w:link w:val="Heading2"/>
    <w:uiPriority w:val="9"/>
    <w:rsid w:val="005D2790"/>
    <w:rPr>
      <w:rFonts w:ascii="Calibri Light" w:hAnsi="Calibri Light" w:cstheme="majorBidi"/>
      <w:b/>
      <w:bCs/>
      <w:sz w:val="28"/>
      <w:szCs w:val="48"/>
    </w:rPr>
  </w:style>
  <w:style w:type="paragraph" w:customStyle="1" w:styleId="2">
    <w:name w:val="標題2 內文"/>
    <w:basedOn w:val="Normal"/>
    <w:link w:val="20"/>
    <w:qFormat/>
    <w:rsid w:val="00185637"/>
    <w:pPr>
      <w:widowControl w:val="0"/>
      <w:ind w:leftChars="295" w:left="708" w:rightChars="100" w:right="240"/>
    </w:pPr>
    <w:rPr>
      <w:rFonts w:asciiTheme="minorHAnsi" w:eastAsiaTheme="minorEastAsia" w:hAnsiTheme="minorHAnsi" w:cstheme="minorBidi"/>
      <w:kern w:val="2"/>
      <w:szCs w:val="22"/>
      <w:lang w:val="en-US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575518"/>
    <w:pPr>
      <w:widowControl w:val="0"/>
      <w:ind w:leftChars="236" w:left="566" w:rightChars="100" w:right="240"/>
      <w:jc w:val="right"/>
    </w:pPr>
    <w:rPr>
      <w:rFonts w:asciiTheme="minorHAnsi" w:eastAsiaTheme="minorEastAsia" w:hAnsiTheme="minorHAnsi" w:cstheme="minorBidi"/>
      <w:kern w:val="2"/>
      <w:szCs w:val="22"/>
      <w:lang w:val="en-US"/>
    </w:rPr>
  </w:style>
  <w:style w:type="character" w:customStyle="1" w:styleId="20">
    <w:name w:val="標題2 內文 字元"/>
    <w:basedOn w:val="DefaultParagraphFont"/>
    <w:link w:val="2"/>
    <w:rsid w:val="00185637"/>
  </w:style>
  <w:style w:type="character" w:customStyle="1" w:styleId="DateChar">
    <w:name w:val="Date Char"/>
    <w:basedOn w:val="DefaultParagraphFont"/>
    <w:link w:val="Date"/>
    <w:uiPriority w:val="99"/>
    <w:semiHidden/>
    <w:rsid w:val="00575518"/>
  </w:style>
  <w:style w:type="character" w:customStyle="1" w:styleId="Heading3Char">
    <w:name w:val="Heading 3 Char"/>
    <w:basedOn w:val="DefaultParagraphFont"/>
    <w:link w:val="Heading3"/>
    <w:uiPriority w:val="9"/>
    <w:rsid w:val="0027373D"/>
    <w:rPr>
      <w:rFonts w:asciiTheme="majorHAnsi" w:eastAsiaTheme="majorEastAsia" w:hAnsiTheme="majorHAnsi" w:cstheme="majorBidi"/>
      <w:b/>
      <w:bCs/>
      <w:szCs w:val="36"/>
    </w:rPr>
  </w:style>
  <w:style w:type="character" w:customStyle="1" w:styleId="Heading4Char">
    <w:name w:val="Heading 4 Char"/>
    <w:basedOn w:val="DefaultParagraphFont"/>
    <w:link w:val="Heading4"/>
    <w:uiPriority w:val="9"/>
    <w:rsid w:val="00FC386F"/>
    <w:rPr>
      <w:rFonts w:asciiTheme="majorHAnsi" w:eastAsiaTheme="majorEastAsia" w:hAnsiTheme="majorHAnsi" w:cstheme="majorBidi"/>
      <w:sz w:val="36"/>
      <w:szCs w:val="36"/>
    </w:rPr>
  </w:style>
  <w:style w:type="character" w:customStyle="1" w:styleId="Heading5Char">
    <w:name w:val="Heading 5 Char"/>
    <w:basedOn w:val="DefaultParagraphFont"/>
    <w:link w:val="Heading5"/>
    <w:uiPriority w:val="9"/>
    <w:rsid w:val="00FC386F"/>
    <w:rPr>
      <w:rFonts w:asciiTheme="majorHAnsi" w:eastAsiaTheme="majorEastAsia" w:hAnsiTheme="majorHAnsi" w:cstheme="majorBidi"/>
      <w:b/>
      <w:bCs/>
      <w:sz w:val="36"/>
      <w:szCs w:val="36"/>
    </w:rPr>
  </w:style>
  <w:style w:type="character" w:customStyle="1" w:styleId="Heading6Char">
    <w:name w:val="Heading 6 Char"/>
    <w:basedOn w:val="DefaultParagraphFont"/>
    <w:link w:val="Heading6"/>
    <w:uiPriority w:val="9"/>
    <w:rsid w:val="00FC386F"/>
    <w:rPr>
      <w:rFonts w:asciiTheme="majorHAnsi" w:eastAsiaTheme="majorEastAsia" w:hAnsiTheme="majorHAnsi" w:cstheme="majorBidi"/>
      <w:sz w:val="36"/>
      <w:szCs w:val="36"/>
    </w:rPr>
  </w:style>
  <w:style w:type="character" w:customStyle="1" w:styleId="Heading7Char">
    <w:name w:val="Heading 7 Char"/>
    <w:basedOn w:val="DefaultParagraphFont"/>
    <w:link w:val="Heading7"/>
    <w:uiPriority w:val="9"/>
    <w:rsid w:val="00FC386F"/>
    <w:rPr>
      <w:rFonts w:asciiTheme="majorHAnsi" w:eastAsiaTheme="majorEastAsia" w:hAnsiTheme="majorHAnsi" w:cstheme="majorBidi"/>
      <w:b/>
      <w:bCs/>
      <w:sz w:val="36"/>
      <w:szCs w:val="3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386F"/>
    <w:rPr>
      <w:rFonts w:asciiTheme="majorHAnsi" w:eastAsiaTheme="majorEastAsia" w:hAnsiTheme="majorHAnsi" w:cstheme="majorBidi"/>
      <w:sz w:val="36"/>
      <w:szCs w:val="3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386F"/>
    <w:rPr>
      <w:rFonts w:asciiTheme="majorHAnsi" w:eastAsiaTheme="majorEastAsia" w:hAnsiTheme="majorHAnsi" w:cstheme="majorBidi"/>
      <w:sz w:val="36"/>
      <w:szCs w:val="36"/>
    </w:rPr>
  </w:style>
  <w:style w:type="character" w:styleId="Hyperlink">
    <w:name w:val="Hyperlink"/>
    <w:basedOn w:val="DefaultParagraphFont"/>
    <w:uiPriority w:val="99"/>
    <w:unhideWhenUsed/>
    <w:rsid w:val="007B6FF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B6FF0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BC732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aliases w:val="表格名"/>
    <w:basedOn w:val="Normal"/>
    <w:next w:val="Normal"/>
    <w:link w:val="CaptionChar"/>
    <w:uiPriority w:val="35"/>
    <w:unhideWhenUsed/>
    <w:rsid w:val="00DC4719"/>
    <w:pPr>
      <w:widowControl w:val="0"/>
      <w:ind w:leftChars="236" w:left="566" w:rightChars="100" w:right="240"/>
      <w:jc w:val="center"/>
    </w:pPr>
    <w:rPr>
      <w:rFonts w:asciiTheme="minorHAnsi" w:eastAsiaTheme="minorEastAsia" w:hAnsiTheme="minorHAnsi" w:cstheme="minorBidi"/>
      <w:b/>
      <w:kern w:val="2"/>
      <w:sz w:val="22"/>
      <w:szCs w:val="20"/>
      <w:lang w:val="en-US"/>
    </w:rPr>
  </w:style>
  <w:style w:type="paragraph" w:customStyle="1" w:styleId="a">
    <w:name w:val="表格內容"/>
    <w:basedOn w:val="Normal"/>
    <w:link w:val="a0"/>
    <w:qFormat/>
    <w:rsid w:val="00DC4719"/>
    <w:pPr>
      <w:widowControl w:val="0"/>
      <w:ind w:rightChars="100" w:right="240"/>
      <w:jc w:val="center"/>
    </w:pPr>
    <w:rPr>
      <w:rFonts w:asciiTheme="minorHAnsi" w:eastAsiaTheme="minorEastAsia" w:hAnsiTheme="minorHAnsi" w:cstheme="minorBidi"/>
      <w:kern w:val="2"/>
      <w:sz w:val="22"/>
      <w:szCs w:val="22"/>
      <w:lang w:val="en-US"/>
    </w:rPr>
  </w:style>
  <w:style w:type="paragraph" w:customStyle="1" w:styleId="TableName">
    <w:name w:val="Table Name"/>
    <w:basedOn w:val="Caption"/>
    <w:link w:val="TableName0"/>
    <w:qFormat/>
    <w:rsid w:val="00DF3BA8"/>
  </w:style>
  <w:style w:type="character" w:customStyle="1" w:styleId="a0">
    <w:name w:val="表格內容 字元"/>
    <w:basedOn w:val="DefaultParagraphFont"/>
    <w:link w:val="a"/>
    <w:rsid w:val="00DC4719"/>
    <w:rPr>
      <w:sz w:val="22"/>
    </w:rPr>
  </w:style>
  <w:style w:type="paragraph" w:customStyle="1" w:styleId="a1">
    <w:name w:val="圖名"/>
    <w:basedOn w:val="Caption"/>
    <w:link w:val="a2"/>
    <w:qFormat/>
    <w:rsid w:val="008E4AF2"/>
  </w:style>
  <w:style w:type="character" w:customStyle="1" w:styleId="CaptionChar">
    <w:name w:val="Caption Char"/>
    <w:aliases w:val="表格名 Char"/>
    <w:basedOn w:val="DefaultParagraphFont"/>
    <w:link w:val="Caption"/>
    <w:uiPriority w:val="35"/>
    <w:rsid w:val="008E4AF2"/>
    <w:rPr>
      <w:b/>
      <w:sz w:val="22"/>
      <w:szCs w:val="20"/>
    </w:rPr>
  </w:style>
  <w:style w:type="character" w:customStyle="1" w:styleId="TableName0">
    <w:name w:val="Table Name 字元"/>
    <w:basedOn w:val="CaptionChar"/>
    <w:link w:val="TableName"/>
    <w:rsid w:val="00DF3BA8"/>
    <w:rPr>
      <w:b/>
      <w:sz w:val="22"/>
      <w:szCs w:val="20"/>
    </w:rPr>
  </w:style>
  <w:style w:type="paragraph" w:customStyle="1" w:styleId="21">
    <w:name w:val="標題2 項目內文"/>
    <w:basedOn w:val="2"/>
    <w:link w:val="22"/>
    <w:qFormat/>
    <w:rsid w:val="00711470"/>
    <w:pPr>
      <w:ind w:leftChars="531" w:left="1274"/>
    </w:pPr>
  </w:style>
  <w:style w:type="character" w:customStyle="1" w:styleId="a2">
    <w:name w:val="圖名 字元"/>
    <w:basedOn w:val="CaptionChar"/>
    <w:link w:val="a1"/>
    <w:rsid w:val="008E4AF2"/>
    <w:rPr>
      <w:b/>
      <w:sz w:val="22"/>
      <w:szCs w:val="20"/>
    </w:rPr>
  </w:style>
  <w:style w:type="character" w:customStyle="1" w:styleId="22">
    <w:name w:val="標題2 項目內文 字元"/>
    <w:basedOn w:val="20"/>
    <w:link w:val="21"/>
    <w:rsid w:val="00711470"/>
  </w:style>
  <w:style w:type="paragraph" w:customStyle="1" w:styleId="Table">
    <w:name w:val="Table"/>
    <w:basedOn w:val="Caption"/>
    <w:link w:val="Table0"/>
    <w:rsid w:val="00DA0160"/>
  </w:style>
  <w:style w:type="paragraph" w:styleId="TOC1">
    <w:name w:val="toc 1"/>
    <w:basedOn w:val="Normal"/>
    <w:next w:val="Normal"/>
    <w:autoRedefine/>
    <w:uiPriority w:val="39"/>
    <w:unhideWhenUsed/>
    <w:rsid w:val="00706430"/>
    <w:pPr>
      <w:widowControl w:val="0"/>
      <w:tabs>
        <w:tab w:val="left" w:pos="993"/>
        <w:tab w:val="right" w:leader="dot" w:pos="9016"/>
      </w:tabs>
      <w:spacing w:line="360" w:lineRule="auto"/>
      <w:ind w:leftChars="236" w:left="566" w:rightChars="100" w:right="240"/>
      <w:jc w:val="center"/>
    </w:pPr>
    <w:rPr>
      <w:rFonts w:asciiTheme="minorHAnsi" w:eastAsiaTheme="minorEastAsia" w:hAnsiTheme="minorHAnsi" w:cstheme="minorBidi"/>
      <w:kern w:val="2"/>
      <w:szCs w:val="22"/>
      <w:lang w:val="en-US"/>
    </w:rPr>
  </w:style>
  <w:style w:type="character" w:customStyle="1" w:styleId="Table0">
    <w:name w:val="Table 字元"/>
    <w:basedOn w:val="CaptionChar"/>
    <w:link w:val="Table"/>
    <w:rsid w:val="00DA0160"/>
    <w:rPr>
      <w:b/>
      <w:sz w:val="22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702556"/>
    <w:pPr>
      <w:widowControl w:val="0"/>
      <w:tabs>
        <w:tab w:val="left" w:pos="1200"/>
        <w:tab w:val="left" w:pos="1680"/>
        <w:tab w:val="right" w:leader="dot" w:pos="9016"/>
      </w:tabs>
      <w:spacing w:line="360" w:lineRule="auto"/>
      <w:ind w:leftChars="413" w:left="991" w:rightChars="100" w:right="240"/>
    </w:pPr>
    <w:rPr>
      <w:rFonts w:asciiTheme="minorHAnsi" w:eastAsiaTheme="minorEastAsia" w:hAnsiTheme="minorHAnsi" w:cstheme="minorBidi"/>
      <w:kern w:val="2"/>
      <w:szCs w:val="22"/>
      <w:lang w:val="en-US"/>
    </w:rPr>
  </w:style>
  <w:style w:type="paragraph" w:styleId="TableofFigures">
    <w:name w:val="table of figures"/>
    <w:basedOn w:val="Normal"/>
    <w:next w:val="Normal"/>
    <w:uiPriority w:val="99"/>
    <w:unhideWhenUsed/>
    <w:rsid w:val="00B80A4A"/>
    <w:pPr>
      <w:widowControl w:val="0"/>
      <w:ind w:leftChars="400" w:left="400" w:rightChars="100" w:right="240" w:hangingChars="200" w:hanging="200"/>
    </w:pPr>
    <w:rPr>
      <w:rFonts w:asciiTheme="minorHAnsi" w:eastAsiaTheme="minorEastAsia" w:hAnsiTheme="minorHAnsi" w:cstheme="minorBidi"/>
      <w:kern w:val="2"/>
      <w:szCs w:val="22"/>
      <w:lang w:val="en-US"/>
    </w:rPr>
  </w:style>
  <w:style w:type="paragraph" w:styleId="NormalWeb">
    <w:name w:val="Normal (Web)"/>
    <w:basedOn w:val="Normal"/>
    <w:uiPriority w:val="99"/>
    <w:unhideWhenUsed/>
    <w:rsid w:val="0029778A"/>
    <w:pPr>
      <w:spacing w:before="100" w:beforeAutospacing="1" w:after="100" w:afterAutospacing="1"/>
    </w:pPr>
    <w:rPr>
      <w:rFonts w:ascii="PMingLiU" w:eastAsia="PMingLiU" w:hAnsi="PMingLiU" w:cs="PMingLiU"/>
      <w:lang w:val="en-US"/>
    </w:rPr>
  </w:style>
  <w:style w:type="paragraph" w:customStyle="1" w:styleId="PictureinTable">
    <w:name w:val="Picture in Table"/>
    <w:basedOn w:val="a"/>
    <w:link w:val="PictureinTable0"/>
    <w:qFormat/>
    <w:rsid w:val="00477782"/>
    <w:rPr>
      <w:noProof/>
    </w:rPr>
  </w:style>
  <w:style w:type="paragraph" w:customStyle="1" w:styleId="TableItems">
    <w:name w:val="Table Items"/>
    <w:basedOn w:val="Tablesubitems123"/>
    <w:link w:val="TableItems0"/>
    <w:qFormat/>
    <w:rsid w:val="00617991"/>
    <w:pPr>
      <w:numPr>
        <w:numId w:val="19"/>
      </w:numPr>
    </w:pPr>
  </w:style>
  <w:style w:type="character" w:customStyle="1" w:styleId="PictureinTable0">
    <w:name w:val="Picture in Table 字元"/>
    <w:basedOn w:val="a0"/>
    <w:link w:val="PictureinTable"/>
    <w:rsid w:val="00477782"/>
    <w:rPr>
      <w:noProof/>
      <w:sz w:val="22"/>
    </w:rPr>
  </w:style>
  <w:style w:type="character" w:customStyle="1" w:styleId="TableItems0">
    <w:name w:val="Table Items 字元"/>
    <w:basedOn w:val="a0"/>
    <w:link w:val="TableItems"/>
    <w:rsid w:val="00617991"/>
    <w:rPr>
      <w:rFonts w:ascii="Calibri" w:hAnsi="Calibri" w:cs="Calibri"/>
      <w:sz w:val="22"/>
    </w:rPr>
  </w:style>
  <w:style w:type="paragraph" w:styleId="Revision">
    <w:name w:val="Revision"/>
    <w:hidden/>
    <w:uiPriority w:val="99"/>
    <w:semiHidden/>
    <w:rsid w:val="00F358EF"/>
  </w:style>
  <w:style w:type="paragraph" w:customStyle="1" w:styleId="Heading1Text">
    <w:name w:val="Heading1 Text"/>
    <w:basedOn w:val="Normal"/>
    <w:link w:val="Heading1Text0"/>
    <w:qFormat/>
    <w:rsid w:val="00DF598B"/>
    <w:pPr>
      <w:widowControl w:val="0"/>
      <w:ind w:leftChars="177" w:left="425" w:rightChars="100" w:right="240"/>
    </w:pPr>
    <w:rPr>
      <w:rFonts w:asciiTheme="minorHAnsi" w:eastAsiaTheme="minorEastAsia" w:hAnsiTheme="minorHAnsi" w:cstheme="minorBidi"/>
      <w:kern w:val="2"/>
      <w:szCs w:val="22"/>
      <w:lang w:val="en-US"/>
    </w:rPr>
  </w:style>
  <w:style w:type="character" w:customStyle="1" w:styleId="Heading1Text0">
    <w:name w:val="Heading1 Text 字元"/>
    <w:basedOn w:val="DefaultParagraphFont"/>
    <w:link w:val="Heading1Text"/>
    <w:rsid w:val="00DF598B"/>
  </w:style>
  <w:style w:type="paragraph" w:customStyle="1" w:styleId="Heading2Bullets">
    <w:name w:val="Heading2 Bullets"/>
    <w:basedOn w:val="Heading1Text"/>
    <w:link w:val="Heading2Bullets0"/>
    <w:qFormat/>
    <w:rsid w:val="00EA16E6"/>
    <w:pPr>
      <w:numPr>
        <w:numId w:val="2"/>
      </w:numPr>
      <w:ind w:leftChars="0" w:left="0"/>
    </w:pPr>
  </w:style>
  <w:style w:type="paragraph" w:customStyle="1" w:styleId="Heading2Text">
    <w:name w:val="Heading2 Text"/>
    <w:basedOn w:val="Normal"/>
    <w:link w:val="Heading2Text0"/>
    <w:qFormat/>
    <w:rsid w:val="00EA16E6"/>
    <w:pPr>
      <w:widowControl w:val="0"/>
      <w:ind w:leftChars="295" w:left="708" w:rightChars="100" w:right="240"/>
    </w:pPr>
    <w:rPr>
      <w:rFonts w:asciiTheme="minorHAnsi" w:eastAsiaTheme="minorEastAsia" w:hAnsiTheme="minorHAnsi" w:cstheme="minorBidi"/>
      <w:kern w:val="2"/>
      <w:szCs w:val="22"/>
      <w:lang w:val="en-US"/>
    </w:rPr>
  </w:style>
  <w:style w:type="character" w:customStyle="1" w:styleId="Heading2Bullets0">
    <w:name w:val="Heading2 Bullets 字元"/>
    <w:basedOn w:val="Heading1Text0"/>
    <w:link w:val="Heading2Bullets"/>
    <w:rsid w:val="00EA16E6"/>
  </w:style>
  <w:style w:type="character" w:customStyle="1" w:styleId="Heading2Text0">
    <w:name w:val="Heading2 Text 字元"/>
    <w:basedOn w:val="DefaultParagraphFont"/>
    <w:link w:val="Heading2Text"/>
    <w:rsid w:val="00EA16E6"/>
  </w:style>
  <w:style w:type="paragraph" w:customStyle="1" w:styleId="123">
    <w:name w:val="表格內項次123"/>
    <w:basedOn w:val="a"/>
    <w:link w:val="1230"/>
    <w:qFormat/>
    <w:rsid w:val="009960E0"/>
    <w:pPr>
      <w:spacing w:line="360" w:lineRule="auto"/>
      <w:ind w:rightChars="0" w:right="0"/>
      <w:jc w:val="left"/>
    </w:pPr>
    <w:rPr>
      <w:rFonts w:ascii="Calibri" w:hAnsi="Calibri" w:cs="Calibri"/>
    </w:rPr>
  </w:style>
  <w:style w:type="character" w:customStyle="1" w:styleId="1230">
    <w:name w:val="表格內項次123 字元"/>
    <w:basedOn w:val="a0"/>
    <w:link w:val="123"/>
    <w:rsid w:val="009960E0"/>
    <w:rPr>
      <w:rFonts w:ascii="Calibri" w:hAnsi="Calibri" w:cs="Calibri"/>
      <w:sz w:val="22"/>
    </w:rPr>
  </w:style>
  <w:style w:type="paragraph" w:customStyle="1" w:styleId="TabeName">
    <w:name w:val="Tabe Name"/>
    <w:basedOn w:val="Caption"/>
    <w:link w:val="TabeName0"/>
    <w:rsid w:val="00D97737"/>
  </w:style>
  <w:style w:type="character" w:customStyle="1" w:styleId="TabeName0">
    <w:name w:val="Tabe Name 字元"/>
    <w:basedOn w:val="CaptionChar"/>
    <w:link w:val="TabeName"/>
    <w:rsid w:val="00D97737"/>
    <w:rPr>
      <w:b/>
      <w:sz w:val="22"/>
      <w:szCs w:val="20"/>
    </w:rPr>
  </w:style>
  <w:style w:type="paragraph" w:customStyle="1" w:styleId="Tablesubitems123">
    <w:name w:val="Table sub items 123"/>
    <w:basedOn w:val="a"/>
    <w:link w:val="Tablesubitems1230"/>
    <w:qFormat/>
    <w:rsid w:val="009B30B5"/>
    <w:pPr>
      <w:spacing w:line="360" w:lineRule="auto"/>
      <w:ind w:rightChars="0" w:right="0"/>
      <w:jc w:val="left"/>
    </w:pPr>
    <w:rPr>
      <w:rFonts w:ascii="Calibri" w:hAnsi="Calibri" w:cs="Calibri"/>
    </w:rPr>
  </w:style>
  <w:style w:type="character" w:customStyle="1" w:styleId="Tablesubitems1230">
    <w:name w:val="Table sub items 123 字元"/>
    <w:basedOn w:val="a0"/>
    <w:link w:val="Tablesubitems123"/>
    <w:rsid w:val="009B30B5"/>
    <w:rPr>
      <w:rFonts w:ascii="Calibri" w:hAnsi="Calibri" w:cs="Calibri"/>
      <w:sz w:val="22"/>
    </w:rPr>
  </w:style>
  <w:style w:type="paragraph" w:customStyle="1" w:styleId="TableName1">
    <w:name w:val="Table Name_1"/>
    <w:basedOn w:val="Caption"/>
    <w:link w:val="TableName10"/>
    <w:qFormat/>
    <w:rsid w:val="001D3D38"/>
    <w:pPr>
      <w:numPr>
        <w:numId w:val="39"/>
      </w:numPr>
    </w:pPr>
  </w:style>
  <w:style w:type="character" w:customStyle="1" w:styleId="TableName10">
    <w:name w:val="Table Name_1 字元"/>
    <w:basedOn w:val="CaptionChar"/>
    <w:link w:val="TableName1"/>
    <w:rsid w:val="001D3D38"/>
    <w:rPr>
      <w:b/>
      <w:sz w:val="22"/>
      <w:szCs w:val="20"/>
    </w:rPr>
  </w:style>
  <w:style w:type="table" w:styleId="GridTable4-Accent1">
    <w:name w:val="Grid Table 4 Accent 1"/>
    <w:basedOn w:val="TableNormal"/>
    <w:uiPriority w:val="49"/>
    <w:rsid w:val="001B1F0C"/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numbering" w:customStyle="1" w:styleId="CurrentList1">
    <w:name w:val="Current List1"/>
    <w:uiPriority w:val="99"/>
    <w:rsid w:val="001B1F0C"/>
    <w:pPr>
      <w:numPr>
        <w:numId w:val="43"/>
      </w:numPr>
    </w:pPr>
  </w:style>
  <w:style w:type="paragraph" w:customStyle="1" w:styleId="Tabletext">
    <w:name w:val="Table text"/>
    <w:basedOn w:val="Tablesubitems123"/>
    <w:link w:val="Tabletext0"/>
    <w:qFormat/>
    <w:rsid w:val="001B1F0C"/>
  </w:style>
  <w:style w:type="character" w:customStyle="1" w:styleId="Tabletext0">
    <w:name w:val="Table text 字元"/>
    <w:basedOn w:val="Tablesubitems1230"/>
    <w:link w:val="Tabletext"/>
    <w:rsid w:val="001B1F0C"/>
    <w:rPr>
      <w:rFonts w:ascii="Calibri" w:hAnsi="Calibri" w:cs="Calibri"/>
      <w:sz w:val="22"/>
    </w:rPr>
  </w:style>
  <w:style w:type="paragraph" w:customStyle="1" w:styleId="Tablesubitems">
    <w:name w:val="Table sub items"/>
    <w:basedOn w:val="Tablesubitems123"/>
    <w:link w:val="Tablesubitems0"/>
    <w:qFormat/>
    <w:rsid w:val="001B1F0C"/>
    <w:pPr>
      <w:numPr>
        <w:numId w:val="44"/>
      </w:numPr>
    </w:pPr>
  </w:style>
  <w:style w:type="character" w:customStyle="1" w:styleId="Tablesubitems0">
    <w:name w:val="Table sub items 字元"/>
    <w:basedOn w:val="Tablesubitems1230"/>
    <w:link w:val="Tablesubitems"/>
    <w:rsid w:val="001B1F0C"/>
    <w:rPr>
      <w:rFonts w:ascii="Calibri" w:hAnsi="Calibri" w:cs="Calibri"/>
      <w:sz w:val="22"/>
    </w:rPr>
  </w:style>
  <w:style w:type="character" w:styleId="FollowedHyperlink">
    <w:name w:val="FollowedHyperlink"/>
    <w:basedOn w:val="DefaultParagraphFont"/>
    <w:uiPriority w:val="99"/>
    <w:semiHidden/>
    <w:unhideWhenUsed/>
    <w:rsid w:val="00862740"/>
    <w:rPr>
      <w:color w:val="954F72" w:themeColor="followedHyperlink"/>
      <w:u w:val="single"/>
    </w:rPr>
  </w:style>
  <w:style w:type="paragraph" w:customStyle="1" w:styleId="Code">
    <w:name w:val="Code"/>
    <w:basedOn w:val="a"/>
    <w:link w:val="CodeChar"/>
    <w:qFormat/>
    <w:rsid w:val="008F52DF"/>
    <w:pPr>
      <w:widowControl/>
      <w:ind w:left="480" w:rightChars="0" w:right="0"/>
      <w:jc w:val="left"/>
    </w:pPr>
    <w:rPr>
      <w:rFonts w:ascii="Courier New" w:eastAsia="Times New Roman" w:hAnsi="Courier New" w:cs="Courier New"/>
      <w:b/>
      <w:bCs/>
      <w:color w:val="00B050"/>
      <w:kern w:val="0"/>
      <w:sz w:val="20"/>
      <w:szCs w:val="20"/>
    </w:rPr>
  </w:style>
  <w:style w:type="character" w:customStyle="1" w:styleId="CodeChar">
    <w:name w:val="Code Char"/>
    <w:basedOn w:val="a0"/>
    <w:link w:val="Code"/>
    <w:rsid w:val="008F52DF"/>
    <w:rPr>
      <w:rFonts w:ascii="Courier New" w:eastAsia="Times New Roman" w:hAnsi="Courier New" w:cs="Courier New"/>
      <w:b/>
      <w:bCs/>
      <w:color w:val="00B050"/>
      <w:kern w:val="0"/>
      <w:sz w:val="20"/>
      <w:szCs w:val="20"/>
    </w:rPr>
  </w:style>
  <w:style w:type="paragraph" w:customStyle="1" w:styleId="chakra-text">
    <w:name w:val="chakra-text"/>
    <w:basedOn w:val="Normal"/>
    <w:rsid w:val="00454C6B"/>
    <w:pPr>
      <w:spacing w:before="100" w:beforeAutospacing="1" w:after="100" w:afterAutospacing="1"/>
    </w:pPr>
    <w:rPr>
      <w:lang w:val="en-US"/>
    </w:rPr>
  </w:style>
  <w:style w:type="paragraph" w:customStyle="1" w:styleId="11">
    <w:name w:val="表格名1"/>
    <w:basedOn w:val="Caption"/>
    <w:link w:val="12"/>
    <w:qFormat/>
    <w:rsid w:val="00586A70"/>
    <w:pPr>
      <w:widowControl/>
      <w:ind w:leftChars="0" w:left="0" w:rightChars="0" w:right="0"/>
    </w:pPr>
    <w:rPr>
      <w:rFonts w:ascii="Times New Roman" w:eastAsia="Times New Roman" w:hAnsi="Times New Roman" w:cs="Times New Roman"/>
      <w:kern w:val="0"/>
    </w:rPr>
  </w:style>
  <w:style w:type="character" w:customStyle="1" w:styleId="12">
    <w:name w:val="表格名1 字元"/>
    <w:basedOn w:val="CaptionChar"/>
    <w:link w:val="11"/>
    <w:rsid w:val="00586A70"/>
    <w:rPr>
      <w:rFonts w:ascii="Times New Roman" w:eastAsia="Times New Roman" w:hAnsi="Times New Roman" w:cs="Times New Roman"/>
      <w:b/>
      <w:kern w:val="0"/>
      <w:sz w:val="22"/>
      <w:szCs w:val="20"/>
    </w:rPr>
  </w:style>
  <w:style w:type="character" w:styleId="Strong">
    <w:name w:val="Strong"/>
    <w:basedOn w:val="DefaultParagraphFont"/>
    <w:uiPriority w:val="22"/>
    <w:qFormat/>
    <w:rsid w:val="00586A7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86A70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586A7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586A70"/>
    <w:rPr>
      <w:rFonts w:ascii="Courier New" w:eastAsia="Times New Roman" w:hAnsi="Courier New" w:cs="Courier New"/>
      <w:kern w:val="0"/>
      <w:sz w:val="20"/>
      <w:szCs w:val="20"/>
    </w:rPr>
  </w:style>
  <w:style w:type="character" w:customStyle="1" w:styleId="css-orl7ih">
    <w:name w:val="css-orl7ih"/>
    <w:basedOn w:val="DefaultParagraphFont"/>
    <w:rsid w:val="00586A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47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7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15598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94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45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98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24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8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82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88242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938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33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57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94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62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85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01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73876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328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67014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622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08021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826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69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84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36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33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5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92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84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43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03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96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69450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63016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64506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70991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889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76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18395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029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60751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24778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395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77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24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80758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796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138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83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170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62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3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66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954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59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63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67405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460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91693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52247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19781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16766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microsoft.com/office/2011/relationships/people" Target="peop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159BC8-C2D6-4BE7-B96D-920DFF076F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20</Words>
  <Characters>110</Characters>
  <Application>Microsoft Office Word</Application>
  <DocSecurity>0</DocSecurity>
  <Lines>4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TXOne_Stellar_ELA_Product_Traininig-v3.1_240918-Labguide</vt:lpstr>
    </vt:vector>
  </TitlesOfParts>
  <Company/>
  <LinksUpToDate>false</LinksUpToDate>
  <CharactersWithSpaces>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TXOne_Stellar_ELA_Product_Traininig-v3.1_240918-Labguide</dc:title>
  <dc:subject/>
  <dc:creator>Louis Liu</dc:creator>
  <cp:keywords/>
  <dc:description/>
  <cp:lastModifiedBy>Chris Van den Abbeele</cp:lastModifiedBy>
  <cp:revision>8</cp:revision>
  <cp:lastPrinted>2026-02-25T19:43:00Z</cp:lastPrinted>
  <dcterms:created xsi:type="dcterms:W3CDTF">2026-02-25T19:43:00Z</dcterms:created>
  <dcterms:modified xsi:type="dcterms:W3CDTF">2026-03-13T10:55:00Z</dcterms:modified>
</cp:coreProperties>
</file>